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D843B" w14:textId="77777777" w:rsidR="007C003E" w:rsidRDefault="00412283">
      <w:pPr>
        <w:pStyle w:val="Piedepgina"/>
        <w:jc w:val="center"/>
      </w:pPr>
      <w:r>
        <w:fldChar w:fldCharType="begin"/>
      </w:r>
      <w:r>
        <w:instrText xml:space="preserve"> PAGE </w:instrText>
      </w:r>
      <w:r>
        <w:fldChar w:fldCharType="separate"/>
      </w:r>
      <w:r>
        <w:t>1</w:t>
      </w:r>
      <w:r>
        <w:fldChar w:fldCharType="end"/>
      </w:r>
    </w:p>
    <w:p w14:paraId="2216C68B" w14:textId="77777777" w:rsidR="007C003E" w:rsidRDefault="00412283">
      <w:pPr>
        <w:pStyle w:val="Encabezado"/>
      </w:pPr>
      <w:r>
        <w:rPr>
          <w:noProof/>
        </w:rPr>
        <w:drawing>
          <wp:anchor distT="0" distB="0" distL="114300" distR="114300" simplePos="0" relativeHeight="251658240" behindDoc="1" locked="0" layoutInCell="1" allowOverlap="1" wp14:anchorId="31B84F8D" wp14:editId="06D0A825">
            <wp:simplePos x="0" y="0"/>
            <wp:positionH relativeFrom="column">
              <wp:posOffset>-286938</wp:posOffset>
            </wp:positionH>
            <wp:positionV relativeFrom="paragraph">
              <wp:posOffset>-731</wp:posOffset>
            </wp:positionV>
            <wp:extent cx="6120719" cy="419801"/>
            <wp:effectExtent l="0" t="0" r="0" b="0"/>
            <wp:wrapNone/>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38" t="-604" r="9799" b="-604"/>
                    <a:stretch>
                      <a:fillRect/>
                    </a:stretch>
                  </pic:blipFill>
                  <pic:spPr>
                    <a:xfrm>
                      <a:off x="0" y="0"/>
                      <a:ext cx="6120719" cy="419801"/>
                    </a:xfrm>
                    <a:prstGeom prst="rect">
                      <a:avLst/>
                    </a:prstGeom>
                    <a:solidFill>
                      <a:srgbClr val="FFFFFF">
                        <a:alpha val="0"/>
                      </a:srgbClr>
                    </a:solidFill>
                    <a:ln>
                      <a:noFill/>
                      <a:prstDash/>
                    </a:ln>
                  </pic:spPr>
                </pic:pic>
              </a:graphicData>
            </a:graphic>
          </wp:anchor>
        </w:drawing>
      </w:r>
    </w:p>
    <w:tbl>
      <w:tblPr>
        <w:tblW w:w="8721" w:type="dxa"/>
        <w:tblInd w:w="-108" w:type="dxa"/>
        <w:tblLayout w:type="fixed"/>
        <w:tblCellMar>
          <w:left w:w="10" w:type="dxa"/>
          <w:right w:w="10" w:type="dxa"/>
        </w:tblCellMar>
        <w:tblLook w:val="0000" w:firstRow="0" w:lastRow="0" w:firstColumn="0" w:lastColumn="0" w:noHBand="0" w:noVBand="0"/>
      </w:tblPr>
      <w:tblGrid>
        <w:gridCol w:w="4360"/>
        <w:gridCol w:w="4361"/>
      </w:tblGrid>
      <w:tr w:rsidR="007C003E" w14:paraId="5910A9E3" w14:textId="77777777">
        <w:trPr>
          <w:trHeight w:val="360"/>
        </w:trPr>
        <w:tc>
          <w:tcPr>
            <w:tcW w:w="4360" w:type="dxa"/>
            <w:tcBorders>
              <w:top w:val="single" w:sz="24" w:space="0" w:color="74EDFF"/>
            </w:tcBorders>
            <w:tcMar>
              <w:top w:w="0" w:type="dxa"/>
              <w:left w:w="108" w:type="dxa"/>
              <w:bottom w:w="0" w:type="dxa"/>
              <w:right w:w="108" w:type="dxa"/>
            </w:tcMar>
          </w:tcPr>
          <w:p w14:paraId="5ECB86C1" w14:textId="77777777" w:rsidR="007C003E" w:rsidRDefault="00412283">
            <w:pPr>
              <w:pStyle w:val="Standard"/>
              <w:rPr>
                <w:color w:val="002060"/>
                <w:sz w:val="21"/>
                <w:szCs w:val="21"/>
              </w:rPr>
            </w:pPr>
            <w:r>
              <w:rPr>
                <w:color w:val="002060"/>
                <w:sz w:val="21"/>
                <w:szCs w:val="21"/>
              </w:rPr>
              <w:t xml:space="preserve">MU </w:t>
            </w:r>
            <w:proofErr w:type="spellStart"/>
            <w:r>
              <w:rPr>
                <w:color w:val="002060"/>
                <w:sz w:val="21"/>
                <w:szCs w:val="21"/>
              </w:rPr>
              <w:t>Bioinf</w:t>
            </w:r>
            <w:proofErr w:type="spellEnd"/>
            <w:r>
              <w:rPr>
                <w:color w:val="002060"/>
                <w:sz w:val="21"/>
                <w:szCs w:val="21"/>
              </w:rPr>
              <w:t xml:space="preserve">. i </w:t>
            </w:r>
            <w:proofErr w:type="spellStart"/>
            <w:r>
              <w:rPr>
                <w:color w:val="002060"/>
                <w:sz w:val="21"/>
                <w:szCs w:val="21"/>
              </w:rPr>
              <w:t>Bioest</w:t>
            </w:r>
            <w:proofErr w:type="spellEnd"/>
            <w:r>
              <w:rPr>
                <w:color w:val="002060"/>
                <w:sz w:val="21"/>
                <w:szCs w:val="21"/>
              </w:rPr>
              <w:t>.</w:t>
            </w:r>
          </w:p>
        </w:tc>
        <w:tc>
          <w:tcPr>
            <w:tcW w:w="4361" w:type="dxa"/>
            <w:tcBorders>
              <w:top w:val="single" w:sz="24" w:space="0" w:color="74EDFF"/>
            </w:tcBorders>
            <w:tcMar>
              <w:top w:w="0" w:type="dxa"/>
              <w:left w:w="108" w:type="dxa"/>
              <w:bottom w:w="0" w:type="dxa"/>
              <w:right w:w="108" w:type="dxa"/>
            </w:tcMar>
          </w:tcPr>
          <w:p w14:paraId="40FD8629" w14:textId="77777777" w:rsidR="007C003E" w:rsidRDefault="00412283">
            <w:pPr>
              <w:pStyle w:val="Standard"/>
              <w:rPr>
                <w:color w:val="002060"/>
                <w:sz w:val="21"/>
                <w:szCs w:val="21"/>
              </w:rPr>
            </w:pPr>
            <w:r>
              <w:rPr>
                <w:color w:val="002060"/>
                <w:sz w:val="21"/>
                <w:szCs w:val="21"/>
              </w:rPr>
              <w:t>15/01/2023</w:t>
            </w:r>
          </w:p>
        </w:tc>
      </w:tr>
    </w:tbl>
    <w:p w14:paraId="6F523EE1" w14:textId="77777777" w:rsidR="007C003E" w:rsidRDefault="007C003E">
      <w:pPr>
        <w:pStyle w:val="Piedepgina"/>
      </w:pPr>
    </w:p>
    <w:p w14:paraId="414340A3" w14:textId="77777777" w:rsidR="007C003E" w:rsidRDefault="00412283">
      <w:pPr>
        <w:pStyle w:val="Encabezado"/>
      </w:pPr>
      <w:r>
        <w:rPr>
          <w:noProof/>
        </w:rPr>
        <w:drawing>
          <wp:anchor distT="0" distB="0" distL="114300" distR="114300" simplePos="0" relativeHeight="251659264" behindDoc="1" locked="0" layoutInCell="1" allowOverlap="1" wp14:anchorId="0DCF57B4" wp14:editId="66645A12">
            <wp:simplePos x="0" y="0"/>
            <wp:positionH relativeFrom="column">
              <wp:posOffset>-286938</wp:posOffset>
            </wp:positionH>
            <wp:positionV relativeFrom="paragraph">
              <wp:posOffset>-731</wp:posOffset>
            </wp:positionV>
            <wp:extent cx="6122182" cy="420806"/>
            <wp:effectExtent l="0" t="0" r="0" b="0"/>
            <wp:wrapNone/>
            <wp:docPr id="7"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2" t="-345" r="9837" b="-345"/>
                    <a:stretch>
                      <a:fillRect/>
                    </a:stretch>
                  </pic:blipFill>
                  <pic:spPr>
                    <a:xfrm>
                      <a:off x="0" y="0"/>
                      <a:ext cx="6122182" cy="420806"/>
                    </a:xfrm>
                    <a:prstGeom prst="rect">
                      <a:avLst/>
                    </a:prstGeom>
                    <a:solidFill>
                      <a:srgbClr val="FFFFFF">
                        <a:alpha val="0"/>
                      </a:srgbClr>
                    </a:solidFill>
                    <a:ln>
                      <a:noFill/>
                      <a:prstDash/>
                    </a:ln>
                  </pic:spPr>
                </pic:pic>
              </a:graphicData>
            </a:graphic>
          </wp:anchor>
        </w:drawing>
      </w:r>
    </w:p>
    <w:p w14:paraId="4C1393A4" w14:textId="77777777" w:rsidR="007C003E" w:rsidRDefault="00412283">
      <w:pPr>
        <w:pStyle w:val="Piedepgina"/>
        <w:jc w:val="center"/>
      </w:pPr>
      <w:r>
        <w:rPr>
          <w:noProof/>
        </w:rPr>
        <mc:AlternateContent>
          <mc:Choice Requires="wps">
            <w:drawing>
              <wp:anchor distT="0" distB="0" distL="114300" distR="114300" simplePos="0" relativeHeight="73" behindDoc="0" locked="0" layoutInCell="1" allowOverlap="1" wp14:anchorId="32E061E5" wp14:editId="6518639C">
                <wp:simplePos x="0" y="0"/>
                <wp:positionH relativeFrom="page">
                  <wp:posOffset>3823929</wp:posOffset>
                </wp:positionH>
                <wp:positionV relativeFrom="paragraph">
                  <wp:posOffset>-50749</wp:posOffset>
                </wp:positionV>
                <wp:extent cx="15087" cy="173918"/>
                <wp:effectExtent l="0" t="0" r="0" b="0"/>
                <wp:wrapSquare wrapText="bothSides"/>
                <wp:docPr id="10" name="Frame5"/>
                <wp:cNvGraphicFramePr/>
                <a:graphic xmlns:a="http://schemas.openxmlformats.org/drawingml/2006/main">
                  <a:graphicData uri="http://schemas.microsoft.com/office/word/2010/wordprocessingShape">
                    <wps:wsp>
                      <wps:cNvSpPr txBox="1"/>
                      <wps:spPr>
                        <a:xfrm>
                          <a:off x="0" y="0"/>
                          <a:ext cx="15087" cy="173918"/>
                        </a:xfrm>
                        <a:prstGeom prst="rect">
                          <a:avLst/>
                        </a:prstGeom>
                        <a:solidFill>
                          <a:srgbClr val="FFFFFF">
                            <a:alpha val="0"/>
                          </a:srgbClr>
                        </a:solidFill>
                        <a:ln>
                          <a:noFill/>
                          <a:prstDash/>
                        </a:ln>
                      </wps:spPr>
                      <wps:txbx>
                        <w:txbxContent>
                          <w:p w14:paraId="017D5DAE" w14:textId="77777777" w:rsidR="001D06A7" w:rsidRDefault="001D06A7">
                            <w:pPr>
                              <w:pStyle w:val="Piedepgina"/>
                            </w:pPr>
                          </w:p>
                        </w:txbxContent>
                      </wps:txbx>
                      <wps:bodyPr wrap="none" lIns="0" tIns="0" rIns="0" bIns="0" compatLnSpc="0">
                        <a:noAutofit/>
                      </wps:bodyPr>
                    </wps:wsp>
                  </a:graphicData>
                </a:graphic>
              </wp:anchor>
            </w:drawing>
          </mc:Choice>
          <mc:Fallback>
            <w:pict>
              <v:shapetype w14:anchorId="32E061E5" id="_x0000_t202" coordsize="21600,21600" o:spt="202" path="m,l,21600r21600,l21600,xe">
                <v:stroke joinstyle="miter"/>
                <v:path gradientshapeok="t" o:connecttype="rect"/>
              </v:shapetype>
              <v:shape id="Frame5" o:spid="_x0000_s1026" type="#_x0000_t202" style="position:absolute;left:0;text-align:left;margin-left:301.1pt;margin-top:-4pt;width:1.2pt;height:13.7pt;z-index:73;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" stroked="f">
                <v:fill opacity="0"/>
                <v:textbox inset="0,0,0,0">
                  <w:txbxContent>
                    <w:p w14:paraId="017D5DAE" w14:textId="77777777" w:rsidR="001D06A7" w:rsidRDefault="001D06A7">
                      <w:pPr>
                        <w:pStyle w:val="Piedepgina"/>
                      </w:pPr>
                    </w:p>
                  </w:txbxContent>
                </v:textbox>
                <w10:wrap type="square" anchorx="page"/>
              </v:shape>
            </w:pict>
          </mc:Fallback>
        </mc:AlternateContent>
      </w:r>
      <w:r>
        <w:fldChar w:fldCharType="begin"/>
      </w:r>
      <w:r>
        <w:instrText xml:space="preserve"> PAGE </w:instrText>
      </w:r>
      <w:r>
        <w:fldChar w:fldCharType="separate"/>
      </w:r>
      <w:r>
        <w:t>iv</w:t>
      </w:r>
      <w:r>
        <w:fldChar w:fldCharType="end"/>
      </w:r>
    </w:p>
    <w:p w14:paraId="2613E008" w14:textId="77777777" w:rsidR="007C003E" w:rsidRDefault="007C003E">
      <w:pPr>
        <w:pStyle w:val="Standard"/>
      </w:pPr>
    </w:p>
    <w:p w14:paraId="63866A7F" w14:textId="77777777" w:rsidR="007C003E" w:rsidRDefault="00412283">
      <w:pPr>
        <w:pStyle w:val="Piedepgina"/>
        <w:jc w:val="center"/>
      </w:pPr>
      <w:r>
        <w:fldChar w:fldCharType="begin"/>
      </w:r>
      <w:r>
        <w:instrText xml:space="preserve"> PAGE </w:instrText>
      </w:r>
      <w:r>
        <w:fldChar w:fldCharType="separate"/>
      </w:r>
      <w:r>
        <w:t>1</w:t>
      </w:r>
      <w:r>
        <w:fldChar w:fldCharType="end"/>
      </w:r>
    </w:p>
    <w:tbl>
      <w:tblPr>
        <w:tblW w:w="10490" w:type="dxa"/>
        <w:tblInd w:w="-851" w:type="dxa"/>
        <w:tblLayout w:type="fixed"/>
        <w:tblCellMar>
          <w:left w:w="10" w:type="dxa"/>
          <w:right w:w="10" w:type="dxa"/>
        </w:tblCellMar>
        <w:tblLook w:val="0000" w:firstRow="0" w:lastRow="0" w:firstColumn="0" w:lastColumn="0" w:noHBand="0" w:noVBand="0"/>
      </w:tblPr>
      <w:tblGrid>
        <w:gridCol w:w="3544"/>
        <w:gridCol w:w="6946"/>
      </w:tblGrid>
      <w:tr w:rsidR="007C003E" w14:paraId="29E9891F" w14:textId="77777777">
        <w:trPr>
          <w:trHeight w:val="4206"/>
        </w:trPr>
        <w:tc>
          <w:tcPr>
            <w:tcW w:w="10490" w:type="dxa"/>
            <w:gridSpan w:val="2"/>
            <w:shd w:val="clear" w:color="auto" w:fill="73EDFF"/>
            <w:tcMar>
              <w:top w:w="100" w:type="dxa"/>
              <w:left w:w="100" w:type="dxa"/>
              <w:bottom w:w="100" w:type="dxa"/>
              <w:right w:w="100" w:type="dxa"/>
            </w:tcMar>
          </w:tcPr>
          <w:p w14:paraId="36B070F0" w14:textId="77777777" w:rsidR="007C003E" w:rsidRDefault="00412283">
            <w:pPr>
              <w:pStyle w:val="Ttulo"/>
              <w:widowControl w:val="0"/>
              <w:ind w:left="283" w:right="183"/>
              <w:rPr>
                <w:color w:val="000078"/>
                <w:sz w:val="100"/>
                <w:szCs w:val="100"/>
              </w:rPr>
            </w:pPr>
            <w:proofErr w:type="spellStart"/>
            <w:r>
              <w:rPr>
                <w:color w:val="000078"/>
                <w:sz w:val="100"/>
                <w:szCs w:val="100"/>
              </w:rPr>
              <w:t>Reproducible</w:t>
            </w:r>
            <w:proofErr w:type="spellEnd"/>
            <w:r>
              <w:rPr>
                <w:color w:val="000078"/>
                <w:sz w:val="100"/>
                <w:szCs w:val="100"/>
              </w:rPr>
              <w:t xml:space="preserve"> </w:t>
            </w:r>
            <w:proofErr w:type="spellStart"/>
            <w:r>
              <w:rPr>
                <w:color w:val="000078"/>
                <w:sz w:val="100"/>
                <w:szCs w:val="100"/>
              </w:rPr>
              <w:t>analysis</w:t>
            </w:r>
            <w:proofErr w:type="spellEnd"/>
            <w:r>
              <w:rPr>
                <w:color w:val="000078"/>
                <w:sz w:val="100"/>
                <w:szCs w:val="100"/>
              </w:rPr>
              <w:t xml:space="preserve"> </w:t>
            </w:r>
            <w:proofErr w:type="spellStart"/>
            <w:r>
              <w:rPr>
                <w:color w:val="000078"/>
                <w:sz w:val="100"/>
                <w:szCs w:val="100"/>
              </w:rPr>
              <w:t>pipelines</w:t>
            </w:r>
            <w:proofErr w:type="spellEnd"/>
            <w:r>
              <w:rPr>
                <w:color w:val="000078"/>
                <w:sz w:val="100"/>
                <w:szCs w:val="100"/>
              </w:rPr>
              <w:t xml:space="preserve"> </w:t>
            </w:r>
            <w:proofErr w:type="spellStart"/>
            <w:r>
              <w:rPr>
                <w:color w:val="000078"/>
                <w:sz w:val="100"/>
                <w:szCs w:val="100"/>
              </w:rPr>
              <w:t>using</w:t>
            </w:r>
            <w:proofErr w:type="spellEnd"/>
            <w:r>
              <w:rPr>
                <w:color w:val="000078"/>
                <w:sz w:val="100"/>
                <w:szCs w:val="100"/>
              </w:rPr>
              <w:t xml:space="preserve"> containers </w:t>
            </w:r>
            <w:proofErr w:type="spellStart"/>
            <w:r>
              <w:rPr>
                <w:color w:val="000078"/>
                <w:sz w:val="100"/>
                <w:szCs w:val="100"/>
              </w:rPr>
              <w:t>and</w:t>
            </w:r>
            <w:proofErr w:type="spellEnd"/>
            <w:r>
              <w:rPr>
                <w:color w:val="000078"/>
                <w:sz w:val="100"/>
                <w:szCs w:val="100"/>
              </w:rPr>
              <w:t xml:space="preserve"> data </w:t>
            </w:r>
            <w:proofErr w:type="spellStart"/>
            <w:r>
              <w:rPr>
                <w:color w:val="000078"/>
                <w:sz w:val="100"/>
                <w:szCs w:val="100"/>
              </w:rPr>
              <w:t>exploration</w:t>
            </w:r>
            <w:proofErr w:type="spellEnd"/>
            <w:r>
              <w:rPr>
                <w:color w:val="000078"/>
                <w:sz w:val="100"/>
                <w:szCs w:val="100"/>
              </w:rPr>
              <w:t xml:space="preserve"> </w:t>
            </w:r>
            <w:proofErr w:type="spellStart"/>
            <w:r>
              <w:rPr>
                <w:color w:val="000078"/>
                <w:sz w:val="100"/>
                <w:szCs w:val="100"/>
              </w:rPr>
              <w:t>using</w:t>
            </w:r>
            <w:proofErr w:type="spellEnd"/>
            <w:r>
              <w:rPr>
                <w:color w:val="000078"/>
                <w:sz w:val="100"/>
                <w:szCs w:val="100"/>
              </w:rPr>
              <w:t xml:space="preserve"> R/</w:t>
            </w:r>
            <w:proofErr w:type="spellStart"/>
            <w:r>
              <w:rPr>
                <w:color w:val="000078"/>
                <w:sz w:val="100"/>
                <w:szCs w:val="100"/>
              </w:rPr>
              <w:t>Shiny</w:t>
            </w:r>
            <w:proofErr w:type="spellEnd"/>
          </w:p>
        </w:tc>
      </w:tr>
      <w:tr w:rsidR="007C003E" w14:paraId="0F5AB291" w14:textId="77777777">
        <w:trPr>
          <w:trHeight w:val="240"/>
        </w:trPr>
        <w:tc>
          <w:tcPr>
            <w:tcW w:w="10490" w:type="dxa"/>
            <w:gridSpan w:val="2"/>
            <w:tcMar>
              <w:top w:w="100" w:type="dxa"/>
              <w:left w:w="100" w:type="dxa"/>
              <w:bottom w:w="100" w:type="dxa"/>
              <w:right w:w="100" w:type="dxa"/>
            </w:tcMar>
          </w:tcPr>
          <w:p w14:paraId="7F3E2D3E" w14:textId="77777777" w:rsidR="007C003E" w:rsidRDefault="007C003E">
            <w:pPr>
              <w:pStyle w:val="Standard"/>
              <w:widowControl w:val="0"/>
              <w:snapToGrid w:val="0"/>
              <w:rPr>
                <w:sz w:val="12"/>
                <w:szCs w:val="12"/>
              </w:rPr>
            </w:pPr>
          </w:p>
        </w:tc>
      </w:tr>
      <w:tr w:rsidR="007C003E" w14:paraId="67864899" w14:textId="77777777">
        <w:trPr>
          <w:trHeight w:val="240"/>
        </w:trPr>
        <w:tc>
          <w:tcPr>
            <w:tcW w:w="3544" w:type="dxa"/>
            <w:tcMar>
              <w:top w:w="100" w:type="dxa"/>
              <w:left w:w="100" w:type="dxa"/>
              <w:bottom w:w="100" w:type="dxa"/>
              <w:right w:w="100" w:type="dxa"/>
            </w:tcMar>
          </w:tcPr>
          <w:p w14:paraId="25810EB6" w14:textId="77777777" w:rsidR="007C003E" w:rsidRDefault="00412283">
            <w:pPr>
              <w:pStyle w:val="Standard"/>
              <w:widowControl w:val="0"/>
              <w:snapToGrid w:val="0"/>
              <w:rPr>
                <w:sz w:val="12"/>
                <w:szCs w:val="12"/>
              </w:rPr>
            </w:pPr>
            <w:r>
              <w:rPr>
                <w:noProof/>
                <w:sz w:val="12"/>
                <w:szCs w:val="12"/>
              </w:rPr>
              <mc:AlternateContent>
                <mc:Choice Requires="wpg">
                  <w:drawing>
                    <wp:anchor distT="0" distB="0" distL="114300" distR="114300" simplePos="0" relativeHeight="59" behindDoc="0" locked="0" layoutInCell="1" allowOverlap="1" wp14:anchorId="73B23435" wp14:editId="1689BB9C">
                      <wp:simplePos x="0" y="0"/>
                      <wp:positionH relativeFrom="column">
                        <wp:posOffset>0</wp:posOffset>
                      </wp:positionH>
                      <wp:positionV relativeFrom="paragraph">
                        <wp:posOffset>-4297</wp:posOffset>
                      </wp:positionV>
                      <wp:extent cx="2139421" cy="5197722"/>
                      <wp:effectExtent l="0" t="0" r="0" b="2928"/>
                      <wp:wrapNone/>
                      <wp:docPr id="13" name="Shape1"/>
                      <wp:cNvGraphicFramePr/>
                      <a:graphic xmlns:a="http://schemas.openxmlformats.org/drawingml/2006/main">
                        <a:graphicData uri="http://schemas.microsoft.com/office/word/2010/wordprocessingGroup">
                          <wpg:wgp>
                            <wpg:cNvGrpSpPr/>
                            <wpg:grpSpPr>
                              <a:xfrm>
                                <a:off x="0" y="0"/>
                                <a:ext cx="2139421" cy="5197722"/>
                                <a:chOff x="0" y="0"/>
                                <a:chExt cx="2139421" cy="5197722"/>
                              </a:xfrm>
                            </wpg:grpSpPr>
                            <pic:pic xmlns:pic="http://schemas.openxmlformats.org/drawingml/2006/picture">
                              <pic:nvPicPr>
                                <pic:cNvPr id="14" name="Universitat-de-Barcelona"/>
                                <pic:cNvPicPr>
                                  <a:picLocks noChangeAspect="1"/>
                                </pic:cNvPicPr>
                              </pic:nvPicPr>
                              <pic:blipFill>
                                <a:blip r:embed="rId9">
                                  <a:lum/>
                                  <a:alphaModFix/>
                                </a:blip>
                                <a:srcRect l="10499" t="9524" r="9309" b="9738"/>
                                <a:stretch>
                                  <a:fillRect/>
                                </a:stretch>
                              </pic:blipFill>
                              <pic:spPr>
                                <a:xfrm>
                                  <a:off x="15819" y="3035898"/>
                                  <a:ext cx="2123602" cy="2161824"/>
                                </a:xfrm>
                                <a:prstGeom prst="rect">
                                  <a:avLst/>
                                </a:prstGeom>
                                <a:noFill/>
                                <a:ln>
                                  <a:noFill/>
                                </a:ln>
                              </pic:spPr>
                            </pic:pic>
                            <pic:pic xmlns:pic="http://schemas.openxmlformats.org/drawingml/2006/picture">
                              <pic:nvPicPr>
                                <pic:cNvPr id="15" name="Imagen 15"/>
                                <pic:cNvPicPr>
                                  <a:picLocks noChangeAspect="1"/>
                                </pic:cNvPicPr>
                              </pic:nvPicPr>
                              <pic:blipFill>
                                <a:blip r:embed="rId10">
                                  <a:lum/>
                                  <a:alphaModFix/>
                                </a:blip>
                                <a:srcRect/>
                                <a:stretch>
                                  <a:fillRect/>
                                </a:stretch>
                              </pic:blipFill>
                              <pic:spPr>
                                <a:xfrm>
                                  <a:off x="0" y="0"/>
                                  <a:ext cx="2123602" cy="3045592"/>
                                </a:xfrm>
                                <a:prstGeom prst="rect">
                                  <a:avLst/>
                                </a:prstGeom>
                                <a:noFill/>
                                <a:ln>
                                  <a:noFill/>
                                </a:ln>
                              </pic:spPr>
                            </pic:pic>
                          </wpg:wgp>
                        </a:graphicData>
                      </a:graphic>
                    </wp:anchor>
                  </w:drawing>
                </mc:Choice>
                <mc:Fallback>
                  <w:pict>
                    <v:group w14:anchorId="2D496266" id="Shape1" o:spid="_x0000_s1026" style="position:absolute;margin-left:0;margin-top:-.35pt;width:168.45pt;height:409.25pt;z-index:59" coordsize="21394,519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&#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Universitat-de-Barcelona" o:spid="_x0000_s1027" type="#_x0000_t75" style="position:absolute;left:158;top:30358;width:21236;height:2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">
                        <v:imagedata r:id="rId11" o:title="" croptop="6242f" cropbottom="6382f" cropleft="6881f" cropright="6101f"/>
                      </v:shape>
                      <v:shape id="Imagen 15" o:spid="_x0000_s1028" type="#_x0000_t75" style="position:absolute;width:21236;height:30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">
                        <v:imagedata r:id="rId12" o:title=""/>
                      </v:shape>
                    </v:group>
                  </w:pict>
                </mc:Fallback>
              </mc:AlternateContent>
            </w:r>
          </w:p>
          <w:p w14:paraId="631E3222" w14:textId="77777777" w:rsidR="007C003E" w:rsidRDefault="007C003E">
            <w:pPr>
              <w:pStyle w:val="Standard"/>
              <w:widowControl w:val="0"/>
              <w:rPr>
                <w:sz w:val="12"/>
                <w:szCs w:val="12"/>
              </w:rPr>
            </w:pPr>
          </w:p>
        </w:tc>
        <w:tc>
          <w:tcPr>
            <w:tcW w:w="6946" w:type="dxa"/>
            <w:tcMar>
              <w:top w:w="0" w:type="dxa"/>
              <w:left w:w="108" w:type="dxa"/>
              <w:bottom w:w="0" w:type="dxa"/>
              <w:right w:w="108" w:type="dxa"/>
            </w:tcMar>
          </w:tcPr>
          <w:p w14:paraId="18763046" w14:textId="77777777" w:rsidR="007C003E" w:rsidRDefault="00412283">
            <w:pPr>
              <w:pStyle w:val="Standard"/>
              <w:widowControl w:val="0"/>
              <w:ind w:left="283"/>
              <w:rPr>
                <w:b/>
                <w:sz w:val="48"/>
                <w:szCs w:val="48"/>
              </w:rPr>
            </w:pPr>
            <w:r>
              <w:rPr>
                <w:b/>
                <w:sz w:val="48"/>
                <w:szCs w:val="48"/>
              </w:rPr>
              <w:t xml:space="preserve">Nombre </w:t>
            </w:r>
            <w:proofErr w:type="spellStart"/>
            <w:r>
              <w:rPr>
                <w:b/>
                <w:sz w:val="48"/>
                <w:szCs w:val="48"/>
              </w:rPr>
              <w:t>Estudiante</w:t>
            </w:r>
            <w:proofErr w:type="spellEnd"/>
          </w:p>
          <w:p w14:paraId="0926B2D1" w14:textId="77777777" w:rsidR="007C003E" w:rsidRDefault="00412283">
            <w:pPr>
              <w:pStyle w:val="Standard"/>
              <w:widowControl w:val="0"/>
              <w:ind w:left="283"/>
              <w:rPr>
                <w:sz w:val="48"/>
                <w:szCs w:val="48"/>
              </w:rPr>
            </w:pPr>
            <w:r>
              <w:rPr>
                <w:sz w:val="48"/>
                <w:szCs w:val="48"/>
              </w:rPr>
              <w:t>Luis Morís Fernández</w:t>
            </w:r>
          </w:p>
          <w:p w14:paraId="2CA6B70C" w14:textId="77777777" w:rsidR="007C003E" w:rsidRDefault="007C003E">
            <w:pPr>
              <w:pStyle w:val="Standard"/>
              <w:widowControl w:val="0"/>
              <w:ind w:left="283"/>
              <w:rPr>
                <w:b/>
                <w:sz w:val="48"/>
                <w:szCs w:val="48"/>
              </w:rPr>
            </w:pPr>
          </w:p>
          <w:p w14:paraId="12C906E7" w14:textId="77777777" w:rsidR="007C003E" w:rsidRDefault="00412283">
            <w:pPr>
              <w:pStyle w:val="Standard"/>
              <w:widowControl w:val="0"/>
              <w:ind w:left="283"/>
              <w:rPr>
                <w:sz w:val="48"/>
                <w:szCs w:val="48"/>
              </w:rPr>
            </w:pPr>
            <w:r>
              <w:rPr>
                <w:sz w:val="48"/>
                <w:szCs w:val="48"/>
              </w:rPr>
              <w:lastRenderedPageBreak/>
              <w:t xml:space="preserve">MU </w:t>
            </w:r>
            <w:proofErr w:type="spellStart"/>
            <w:r>
              <w:rPr>
                <w:sz w:val="48"/>
                <w:szCs w:val="48"/>
              </w:rPr>
              <w:t>Bioinf</w:t>
            </w:r>
            <w:proofErr w:type="spellEnd"/>
            <w:r>
              <w:rPr>
                <w:sz w:val="48"/>
                <w:szCs w:val="48"/>
              </w:rPr>
              <w:t xml:space="preserve">. i </w:t>
            </w:r>
            <w:proofErr w:type="spellStart"/>
            <w:r>
              <w:rPr>
                <w:sz w:val="48"/>
                <w:szCs w:val="48"/>
              </w:rPr>
              <w:t>Bioest</w:t>
            </w:r>
            <w:proofErr w:type="spellEnd"/>
            <w:r>
              <w:rPr>
                <w:sz w:val="48"/>
                <w:szCs w:val="48"/>
              </w:rPr>
              <w:t>.</w:t>
            </w:r>
          </w:p>
          <w:p w14:paraId="451A8098" w14:textId="77777777" w:rsidR="007C003E" w:rsidRDefault="00412283">
            <w:pPr>
              <w:pStyle w:val="Standard"/>
              <w:widowControl w:val="0"/>
              <w:ind w:left="283"/>
              <w:rPr>
                <w:bCs/>
                <w:sz w:val="48"/>
                <w:szCs w:val="48"/>
              </w:rPr>
            </w:pPr>
            <w:proofErr w:type="spellStart"/>
            <w:r>
              <w:rPr>
                <w:bCs/>
                <w:sz w:val="48"/>
                <w:szCs w:val="48"/>
              </w:rPr>
              <w:t>Omics</w:t>
            </w:r>
            <w:proofErr w:type="spellEnd"/>
          </w:p>
          <w:p w14:paraId="24C4154C" w14:textId="77777777" w:rsidR="007C003E" w:rsidRDefault="007C003E">
            <w:pPr>
              <w:pStyle w:val="Standard"/>
              <w:widowControl w:val="0"/>
              <w:ind w:left="283"/>
              <w:rPr>
                <w:b/>
                <w:bCs/>
                <w:sz w:val="48"/>
                <w:szCs w:val="48"/>
              </w:rPr>
            </w:pPr>
          </w:p>
          <w:p w14:paraId="1171C26E" w14:textId="77777777" w:rsidR="007C003E" w:rsidRDefault="00412283">
            <w:pPr>
              <w:pStyle w:val="Standard"/>
              <w:widowControl w:val="0"/>
              <w:ind w:left="283"/>
              <w:rPr>
                <w:b/>
                <w:sz w:val="48"/>
                <w:szCs w:val="48"/>
              </w:rPr>
            </w:pPr>
            <w:r>
              <w:rPr>
                <w:b/>
                <w:sz w:val="48"/>
                <w:szCs w:val="48"/>
              </w:rPr>
              <w:t>Nombre Tutor/a de TF</w:t>
            </w:r>
          </w:p>
          <w:p w14:paraId="543CA3D1" w14:textId="77777777" w:rsidR="007C003E" w:rsidRDefault="00412283">
            <w:pPr>
              <w:pStyle w:val="Standard"/>
              <w:widowControl w:val="0"/>
              <w:ind w:left="283"/>
              <w:rPr>
                <w:bCs/>
                <w:sz w:val="42"/>
                <w:szCs w:val="42"/>
              </w:rPr>
            </w:pPr>
            <w:r>
              <w:rPr>
                <w:bCs/>
                <w:sz w:val="42"/>
                <w:szCs w:val="42"/>
              </w:rPr>
              <w:t>Mireia Ferrer Almirall</w:t>
            </w:r>
          </w:p>
          <w:p w14:paraId="3565690F" w14:textId="77777777" w:rsidR="007C003E" w:rsidRDefault="00412283">
            <w:pPr>
              <w:pStyle w:val="Standard"/>
              <w:widowControl w:val="0"/>
              <w:ind w:left="283"/>
              <w:rPr>
                <w:b/>
                <w:sz w:val="48"/>
                <w:szCs w:val="48"/>
              </w:rPr>
            </w:pPr>
            <w:proofErr w:type="spellStart"/>
            <w:r>
              <w:rPr>
                <w:b/>
                <w:sz w:val="48"/>
                <w:szCs w:val="48"/>
              </w:rPr>
              <w:t>Profesor</w:t>
            </w:r>
            <w:proofErr w:type="spellEnd"/>
            <w:r>
              <w:rPr>
                <w:b/>
                <w:sz w:val="48"/>
                <w:szCs w:val="48"/>
              </w:rPr>
              <w:t xml:space="preserve">/a responsable de la </w:t>
            </w:r>
            <w:proofErr w:type="spellStart"/>
            <w:r>
              <w:rPr>
                <w:b/>
                <w:sz w:val="48"/>
                <w:szCs w:val="48"/>
              </w:rPr>
              <w:t>asignatura</w:t>
            </w:r>
            <w:proofErr w:type="spellEnd"/>
          </w:p>
          <w:p w14:paraId="0E7C4004" w14:textId="77777777" w:rsidR="007C003E" w:rsidRDefault="00412283">
            <w:pPr>
              <w:pStyle w:val="Standard"/>
              <w:widowControl w:val="0"/>
              <w:ind w:left="283"/>
              <w:rPr>
                <w:bCs/>
                <w:sz w:val="42"/>
                <w:szCs w:val="42"/>
              </w:rPr>
            </w:pPr>
            <w:r>
              <w:rPr>
                <w:bCs/>
                <w:sz w:val="42"/>
                <w:szCs w:val="42"/>
              </w:rPr>
              <w:t xml:space="preserve">David Merino </w:t>
            </w:r>
            <w:proofErr w:type="spellStart"/>
            <w:r>
              <w:rPr>
                <w:bCs/>
                <w:sz w:val="42"/>
                <w:szCs w:val="42"/>
              </w:rPr>
              <w:t>Arranz</w:t>
            </w:r>
            <w:proofErr w:type="spellEnd"/>
          </w:p>
          <w:p w14:paraId="4FB08B94" w14:textId="77777777" w:rsidR="007C003E" w:rsidRDefault="007C003E">
            <w:pPr>
              <w:pStyle w:val="Standard"/>
              <w:widowControl w:val="0"/>
              <w:ind w:left="283"/>
              <w:rPr>
                <w:b/>
                <w:bCs/>
                <w:sz w:val="48"/>
                <w:szCs w:val="48"/>
              </w:rPr>
            </w:pPr>
          </w:p>
          <w:p w14:paraId="42E79A76" w14:textId="77777777" w:rsidR="007C003E" w:rsidRDefault="00412283">
            <w:pPr>
              <w:pStyle w:val="Standard"/>
              <w:widowControl w:val="0"/>
              <w:ind w:left="283"/>
              <w:rPr>
                <w:b/>
                <w:sz w:val="48"/>
                <w:szCs w:val="48"/>
              </w:rPr>
            </w:pPr>
            <w:proofErr w:type="spellStart"/>
            <w:r>
              <w:rPr>
                <w:b/>
                <w:sz w:val="48"/>
                <w:szCs w:val="48"/>
              </w:rPr>
              <w:t>Fecha</w:t>
            </w:r>
            <w:proofErr w:type="spellEnd"/>
            <w:r>
              <w:rPr>
                <w:b/>
                <w:sz w:val="48"/>
                <w:szCs w:val="48"/>
              </w:rPr>
              <w:t xml:space="preserve"> Entrega</w:t>
            </w:r>
          </w:p>
          <w:p w14:paraId="4A1D77B5" w14:textId="77777777" w:rsidR="007C003E" w:rsidRDefault="00412283">
            <w:pPr>
              <w:pStyle w:val="Standard"/>
              <w:widowControl w:val="0"/>
              <w:ind w:left="283"/>
              <w:rPr>
                <w:sz w:val="42"/>
                <w:szCs w:val="42"/>
              </w:rPr>
            </w:pPr>
            <w:r>
              <w:rPr>
                <w:sz w:val="42"/>
                <w:szCs w:val="42"/>
              </w:rPr>
              <w:t>15/01/202</w:t>
            </w:r>
          </w:p>
        </w:tc>
      </w:tr>
    </w:tbl>
    <w:p w14:paraId="259BFA5D" w14:textId="77777777" w:rsidR="00412283" w:rsidRDefault="00412283">
      <w:pPr>
        <w:rPr>
          <w:rFonts w:cs="Mangal"/>
          <w:szCs w:val="21"/>
        </w:rPr>
        <w:sectPr w:rsidR="00412283">
          <w:footerReference w:type="default" r:id="rId13"/>
          <w:pgSz w:w="11906" w:h="16838"/>
          <w:pgMar w:top="1418" w:right="1701" w:bottom="1415" w:left="1701" w:header="720" w:footer="709" w:gutter="0"/>
          <w:cols w:space="720"/>
        </w:sectPr>
      </w:pPr>
    </w:p>
    <w:p w14:paraId="6BE08106" w14:textId="77777777" w:rsidR="007C003E" w:rsidRDefault="007C003E">
      <w:pPr>
        <w:pStyle w:val="Standard"/>
        <w:ind w:right="3438"/>
        <w:rPr>
          <w:szCs w:val="20"/>
          <w:shd w:val="clear" w:color="auto" w:fill="FFFF00"/>
        </w:rPr>
      </w:pPr>
    </w:p>
    <w:p w14:paraId="1EC2A8B6" w14:textId="77777777" w:rsidR="007C003E" w:rsidRDefault="00412283">
      <w:pPr>
        <w:pStyle w:val="Standard"/>
        <w:sectPr w:rsidR="007C003E">
          <w:headerReference w:type="default" r:id="rId14"/>
          <w:footerReference w:type="default" r:id="rId15"/>
          <w:pgSz w:w="11906" w:h="16838"/>
          <w:pgMar w:top="1418" w:right="1701" w:bottom="1415" w:left="1701" w:header="709" w:footer="709" w:gutter="0"/>
          <w:pgNumType w:fmt="lowerRoman"/>
          <w:cols w:space="720"/>
        </w:sectPr>
      </w:pPr>
      <w:r>
        <w:rPr>
          <w:rFonts w:eastAsia="MS Mincho"/>
          <w:noProof/>
          <w:color w:val="0000FF"/>
          <w:szCs w:val="20"/>
        </w:rPr>
        <w:drawing>
          <wp:inline distT="0" distB="0" distL="0" distR="0" wp14:anchorId="3CEF07F2" wp14:editId="39109233">
            <wp:extent cx="840242" cy="296631"/>
            <wp:effectExtent l="0" t="0" r="0" b="8169"/>
            <wp:docPr id="1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131" t="-372" r="-131" b="-372"/>
                    <a:stretch>
                      <a:fillRect/>
                    </a:stretch>
                  </pic:blipFill>
                  <pic:spPr>
                    <a:xfrm>
                      <a:off x="0" y="0"/>
                      <a:ext cx="840242" cy="296631"/>
                    </a:xfrm>
                    <a:prstGeom prst="rect">
                      <a:avLst/>
                    </a:prstGeom>
                    <a:ln>
                      <a:noFill/>
                      <a:prstDash/>
                    </a:ln>
                  </pic:spPr>
                </pic:pic>
              </a:graphicData>
            </a:graphic>
          </wp:inline>
        </w:drawing>
      </w:r>
      <w:r>
        <w:rPr>
          <w:rFonts w:eastAsia="MS Mincho"/>
          <w:szCs w:val="20"/>
          <w:shd w:val="clear" w:color="auto" w:fill="FFFF00"/>
        </w:rPr>
        <w:br/>
      </w:r>
      <w:r>
        <w:rPr>
          <w:rFonts w:eastAsia="MS Mincho"/>
          <w:szCs w:val="20"/>
        </w:rPr>
        <w:t xml:space="preserve">Esta obra </w:t>
      </w:r>
      <w:proofErr w:type="spellStart"/>
      <w:r>
        <w:rPr>
          <w:rFonts w:eastAsia="MS Mincho"/>
          <w:szCs w:val="20"/>
        </w:rPr>
        <w:t>está</w:t>
      </w:r>
      <w:proofErr w:type="spellEnd"/>
      <w:r>
        <w:rPr>
          <w:rFonts w:eastAsia="MS Mincho"/>
          <w:szCs w:val="20"/>
        </w:rPr>
        <w:t xml:space="preserve"> </w:t>
      </w:r>
      <w:proofErr w:type="spellStart"/>
      <w:r>
        <w:rPr>
          <w:rFonts w:eastAsia="MS Mincho"/>
          <w:szCs w:val="20"/>
        </w:rPr>
        <w:t>sujeta</w:t>
      </w:r>
      <w:proofErr w:type="spellEnd"/>
      <w:r>
        <w:rPr>
          <w:rFonts w:eastAsia="MS Mincho"/>
          <w:szCs w:val="20"/>
        </w:rPr>
        <w:t xml:space="preserve"> a una </w:t>
      </w:r>
      <w:proofErr w:type="spellStart"/>
      <w:r>
        <w:rPr>
          <w:rFonts w:eastAsia="MS Mincho"/>
          <w:szCs w:val="20"/>
        </w:rPr>
        <w:t>licencia</w:t>
      </w:r>
      <w:proofErr w:type="spellEnd"/>
      <w:r>
        <w:rPr>
          <w:rFonts w:eastAsia="MS Mincho"/>
          <w:szCs w:val="20"/>
        </w:rPr>
        <w:t xml:space="preserve"> de </w:t>
      </w:r>
      <w:proofErr w:type="spellStart"/>
      <w:r>
        <w:rPr>
          <w:rFonts w:eastAsia="MS Mincho"/>
          <w:szCs w:val="20"/>
        </w:rPr>
        <w:t>Reconocimiento-NoComercial-CompartirIgual</w:t>
      </w:r>
      <w:proofErr w:type="spellEnd"/>
      <w:r>
        <w:rPr>
          <w:rFonts w:eastAsia="MS Mincho"/>
          <w:szCs w:val="20"/>
        </w:rPr>
        <w:t xml:space="preserve"> </w:t>
      </w:r>
      <w:hyperlink r:id="rId17" w:history="1">
        <w:r>
          <w:rPr>
            <w:rStyle w:val="Internetlink"/>
            <w:rFonts w:eastAsia="MS Mincho"/>
          </w:rPr>
          <w:t xml:space="preserve">3.0 España de </w:t>
        </w:r>
        <w:proofErr w:type="spellStart"/>
        <w:r>
          <w:rPr>
            <w:rStyle w:val="Internetlink"/>
            <w:rFonts w:eastAsia="MS Mincho"/>
          </w:rPr>
          <w:t>Creative</w:t>
        </w:r>
        <w:proofErr w:type="spellEnd"/>
        <w:r>
          <w:rPr>
            <w:rStyle w:val="Internetlink"/>
            <w:rFonts w:eastAsia="MS Mincho"/>
          </w:rPr>
          <w:t xml:space="preserve"> </w:t>
        </w:r>
        <w:proofErr w:type="spellStart"/>
        <w:r>
          <w:rPr>
            <w:rStyle w:val="Internetlink"/>
            <w:rFonts w:eastAsia="MS Mincho"/>
          </w:rPr>
          <w:t>Commons</w:t>
        </w:r>
        <w:proofErr w:type="spellEnd"/>
      </w:hyperlink>
    </w:p>
    <w:p w14:paraId="2CCF0664" w14:textId="77777777" w:rsidR="007C003E" w:rsidRDefault="00412283">
      <w:pPr>
        <w:pStyle w:val="Standard"/>
        <w:tabs>
          <w:tab w:val="left" w:pos="2400"/>
          <w:tab w:val="center" w:pos="4252"/>
        </w:tabs>
        <w:jc w:val="left"/>
      </w:pPr>
      <w:r>
        <w:rPr>
          <w:rFonts w:eastAsia="Arial"/>
        </w:rPr>
        <w:lastRenderedPageBreak/>
        <w:tab/>
      </w:r>
      <w:r>
        <w:rPr>
          <w:rFonts w:eastAsia="Arial"/>
        </w:rPr>
        <w:tab/>
      </w:r>
      <w:r>
        <w:rPr>
          <w:rFonts w:eastAsia="Arial"/>
          <w:b/>
          <w:bCs/>
        </w:rPr>
        <w:t>FICHA DEL TRABAJO FINAL</w:t>
      </w:r>
    </w:p>
    <w:p w14:paraId="1D34ED9E" w14:textId="77777777" w:rsidR="007C003E" w:rsidRDefault="007C003E">
      <w:pPr>
        <w:pStyle w:val="Standard"/>
        <w:rPr>
          <w:b/>
          <w:szCs w:val="20"/>
        </w:rPr>
      </w:pPr>
    </w:p>
    <w:tbl>
      <w:tblPr>
        <w:tblW w:w="8645" w:type="dxa"/>
        <w:tblInd w:w="-108" w:type="dxa"/>
        <w:tblLayout w:type="fixed"/>
        <w:tblCellMar>
          <w:left w:w="10" w:type="dxa"/>
          <w:right w:w="10" w:type="dxa"/>
        </w:tblCellMar>
        <w:tblLook w:val="0000" w:firstRow="0" w:lastRow="0" w:firstColumn="0" w:lastColumn="0" w:noHBand="0" w:noVBand="0"/>
      </w:tblPr>
      <w:tblGrid>
        <w:gridCol w:w="3708"/>
        <w:gridCol w:w="4937"/>
      </w:tblGrid>
      <w:tr w:rsidR="007C003E" w14:paraId="662E9B68" w14:textId="77777777">
        <w:tc>
          <w:tcPr>
            <w:tcW w:w="3708" w:type="dxa"/>
            <w:tcBorders>
              <w:top w:val="single" w:sz="18"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128C7E39" w14:textId="77777777" w:rsidR="007C003E" w:rsidRDefault="00412283">
            <w:pPr>
              <w:pStyle w:val="Standard"/>
              <w:spacing w:before="120" w:after="120"/>
              <w:jc w:val="right"/>
              <w:rPr>
                <w:rFonts w:eastAsia="Arial"/>
                <w:b/>
                <w:bCs/>
              </w:rPr>
            </w:pPr>
            <w:proofErr w:type="spellStart"/>
            <w:r>
              <w:rPr>
                <w:rFonts w:eastAsia="Arial"/>
                <w:b/>
                <w:bCs/>
              </w:rPr>
              <w:t>Título</w:t>
            </w:r>
            <w:proofErr w:type="spellEnd"/>
            <w:r>
              <w:rPr>
                <w:rFonts w:eastAsia="Arial"/>
                <w:b/>
                <w:bCs/>
              </w:rPr>
              <w:t xml:space="preserve"> del </w:t>
            </w:r>
            <w:proofErr w:type="spellStart"/>
            <w:r>
              <w:rPr>
                <w:rFonts w:eastAsia="Arial"/>
                <w:b/>
                <w:bCs/>
              </w:rPr>
              <w:t>trabajo</w:t>
            </w:r>
            <w:proofErr w:type="spellEnd"/>
            <w:r>
              <w:rPr>
                <w:rFonts w:eastAsia="Arial"/>
                <w:b/>
                <w:bCs/>
              </w:rPr>
              <w:t>:</w:t>
            </w:r>
          </w:p>
        </w:tc>
        <w:tc>
          <w:tcPr>
            <w:tcW w:w="4937" w:type="dxa"/>
            <w:tcBorders>
              <w:top w:val="single" w:sz="18"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32D3108C" w14:textId="77777777" w:rsidR="007C003E" w:rsidRDefault="00412283">
            <w:pPr>
              <w:pStyle w:val="Standard"/>
            </w:pPr>
            <w:proofErr w:type="spellStart"/>
            <w:r>
              <w:t>Reproducible</w:t>
            </w:r>
            <w:proofErr w:type="spellEnd"/>
            <w:r>
              <w:t xml:space="preserve"> </w:t>
            </w:r>
            <w:proofErr w:type="spellStart"/>
            <w:r>
              <w:t>analysis</w:t>
            </w:r>
            <w:proofErr w:type="spellEnd"/>
            <w:r>
              <w:t xml:space="preserve"> </w:t>
            </w:r>
            <w:proofErr w:type="spellStart"/>
            <w:r>
              <w:t>pipelines</w:t>
            </w:r>
            <w:proofErr w:type="spellEnd"/>
            <w:r>
              <w:t xml:space="preserve"> </w:t>
            </w:r>
            <w:proofErr w:type="spellStart"/>
            <w:r>
              <w:t>using</w:t>
            </w:r>
            <w:proofErr w:type="spellEnd"/>
            <w:r>
              <w:t xml:space="preserve"> containers </w:t>
            </w:r>
            <w:proofErr w:type="spellStart"/>
            <w:r>
              <w:t>and</w:t>
            </w:r>
            <w:proofErr w:type="spellEnd"/>
            <w:r>
              <w:t xml:space="preserve"> data </w:t>
            </w:r>
            <w:proofErr w:type="spellStart"/>
            <w:r>
              <w:t>exploration</w:t>
            </w:r>
            <w:proofErr w:type="spellEnd"/>
            <w:r>
              <w:t xml:space="preserve"> </w:t>
            </w:r>
            <w:proofErr w:type="spellStart"/>
            <w:r>
              <w:t>using</w:t>
            </w:r>
            <w:proofErr w:type="spellEnd"/>
            <w:r>
              <w:t xml:space="preserve"> R/</w:t>
            </w:r>
            <w:proofErr w:type="spellStart"/>
            <w:r>
              <w:t>Shiny</w:t>
            </w:r>
            <w:proofErr w:type="spellEnd"/>
          </w:p>
        </w:tc>
      </w:tr>
      <w:tr w:rsidR="007C003E" w14:paraId="505471F4"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250CC8BD" w14:textId="77777777" w:rsidR="007C003E" w:rsidRDefault="00412283">
            <w:pPr>
              <w:pStyle w:val="Standard"/>
              <w:spacing w:before="120" w:after="120"/>
              <w:jc w:val="right"/>
              <w:rPr>
                <w:rFonts w:eastAsia="Arial"/>
                <w:b/>
                <w:bCs/>
              </w:rPr>
            </w:pPr>
            <w:r>
              <w:rPr>
                <w:rFonts w:eastAsia="Arial"/>
                <w:b/>
                <w:bCs/>
              </w:rPr>
              <w:t>Nombre del autor:</w:t>
            </w:r>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767DB9F9" w14:textId="77777777" w:rsidR="007C003E" w:rsidRDefault="00412283">
            <w:pPr>
              <w:pStyle w:val="Standard"/>
            </w:pPr>
            <w:r>
              <w:t>Luis Morís Fernández</w:t>
            </w:r>
          </w:p>
        </w:tc>
      </w:tr>
      <w:tr w:rsidR="007C003E" w14:paraId="23247A93"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52A47814" w14:textId="77777777" w:rsidR="007C003E" w:rsidRDefault="00412283">
            <w:pPr>
              <w:pStyle w:val="Standard"/>
              <w:spacing w:before="120" w:after="120"/>
              <w:jc w:val="right"/>
              <w:rPr>
                <w:rFonts w:eastAsia="Arial"/>
                <w:b/>
                <w:bCs/>
              </w:rPr>
            </w:pPr>
            <w:r>
              <w:rPr>
                <w:rFonts w:eastAsia="Arial"/>
                <w:b/>
                <w:bCs/>
              </w:rPr>
              <w:t>Nombre del consultor/a:</w:t>
            </w:r>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0A9F7A53" w14:textId="77777777" w:rsidR="007C003E" w:rsidRDefault="00412283">
            <w:pPr>
              <w:pStyle w:val="Standard"/>
            </w:pPr>
            <w:r>
              <w:t>Mireia Ferrer Almirall</w:t>
            </w:r>
          </w:p>
        </w:tc>
      </w:tr>
      <w:tr w:rsidR="007C003E" w14:paraId="5B28FD20"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497F2AA0" w14:textId="77777777" w:rsidR="007C003E" w:rsidRDefault="00412283">
            <w:pPr>
              <w:pStyle w:val="Standard"/>
              <w:spacing w:before="120" w:after="120"/>
              <w:jc w:val="right"/>
              <w:rPr>
                <w:rFonts w:eastAsia="Arial"/>
                <w:b/>
                <w:bCs/>
              </w:rPr>
            </w:pPr>
            <w:r>
              <w:rPr>
                <w:rFonts w:eastAsia="Arial"/>
                <w:b/>
                <w:bCs/>
              </w:rPr>
              <w:t>Nombre del PRA:</w:t>
            </w:r>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2E931212" w14:textId="77777777" w:rsidR="007C003E" w:rsidRDefault="00412283">
            <w:pPr>
              <w:pStyle w:val="Standard"/>
            </w:pPr>
            <w:r>
              <w:t xml:space="preserve">David Merino </w:t>
            </w:r>
            <w:proofErr w:type="spellStart"/>
            <w:r>
              <w:t>Arranz</w:t>
            </w:r>
            <w:proofErr w:type="spellEnd"/>
          </w:p>
        </w:tc>
      </w:tr>
      <w:tr w:rsidR="007C003E" w14:paraId="5DF3DF29"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4E83A47E" w14:textId="77777777" w:rsidR="007C003E" w:rsidRDefault="00412283">
            <w:pPr>
              <w:pStyle w:val="Standard"/>
              <w:spacing w:before="120" w:after="120"/>
              <w:jc w:val="right"/>
              <w:rPr>
                <w:rFonts w:eastAsia="Arial"/>
                <w:b/>
                <w:bCs/>
              </w:rPr>
            </w:pPr>
            <w:proofErr w:type="spellStart"/>
            <w:r>
              <w:rPr>
                <w:rFonts w:eastAsia="Arial"/>
                <w:b/>
                <w:bCs/>
              </w:rPr>
              <w:t>Fecha</w:t>
            </w:r>
            <w:proofErr w:type="spellEnd"/>
            <w:r>
              <w:rPr>
                <w:rFonts w:eastAsia="Arial"/>
                <w:b/>
                <w:bCs/>
              </w:rPr>
              <w:t xml:space="preserve"> de entrega (mm/</w:t>
            </w:r>
            <w:proofErr w:type="spellStart"/>
            <w:r>
              <w:rPr>
                <w:rFonts w:eastAsia="Arial"/>
                <w:b/>
                <w:bCs/>
              </w:rPr>
              <w:t>aaaa</w:t>
            </w:r>
            <w:proofErr w:type="spellEnd"/>
            <w:r>
              <w:rPr>
                <w:rFonts w:eastAsia="Arial"/>
                <w:b/>
                <w:bCs/>
              </w:rPr>
              <w:t>):</w:t>
            </w:r>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2B4A56E2" w14:textId="77777777" w:rsidR="007C003E" w:rsidRDefault="00412283">
            <w:pPr>
              <w:pStyle w:val="Standard"/>
            </w:pPr>
            <w:r>
              <w:t>01/2023</w:t>
            </w:r>
          </w:p>
        </w:tc>
      </w:tr>
      <w:tr w:rsidR="007C003E" w14:paraId="5B1913BD"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6FC51789" w14:textId="77777777" w:rsidR="007C003E" w:rsidRDefault="00412283">
            <w:pPr>
              <w:pStyle w:val="Standard"/>
              <w:spacing w:before="120" w:after="120"/>
              <w:jc w:val="right"/>
              <w:rPr>
                <w:rFonts w:eastAsia="Arial"/>
                <w:b/>
                <w:bCs/>
              </w:rPr>
            </w:pPr>
            <w:proofErr w:type="spellStart"/>
            <w:r>
              <w:rPr>
                <w:rFonts w:eastAsia="Arial"/>
                <w:b/>
                <w:bCs/>
              </w:rPr>
              <w:t>Titulación</w:t>
            </w:r>
            <w:proofErr w:type="spellEnd"/>
            <w:r>
              <w:rPr>
                <w:rFonts w:eastAsia="Arial"/>
                <w:b/>
                <w:bCs/>
              </w:rPr>
              <w:t xml:space="preserve"> o programa:</w:t>
            </w:r>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7724D555" w14:textId="77777777" w:rsidR="007C003E" w:rsidRDefault="00412283">
            <w:pPr>
              <w:pStyle w:val="Standard"/>
            </w:pPr>
            <w:r>
              <w:t xml:space="preserve">MU </w:t>
            </w:r>
            <w:proofErr w:type="spellStart"/>
            <w:r>
              <w:t>Bioinf</w:t>
            </w:r>
            <w:proofErr w:type="spellEnd"/>
            <w:r>
              <w:t xml:space="preserve">. i </w:t>
            </w:r>
            <w:proofErr w:type="spellStart"/>
            <w:r>
              <w:t>Bioest</w:t>
            </w:r>
            <w:proofErr w:type="spellEnd"/>
            <w:r>
              <w:t>.</w:t>
            </w:r>
          </w:p>
        </w:tc>
      </w:tr>
      <w:tr w:rsidR="007C003E" w14:paraId="2B9D67EC"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6C172F38" w14:textId="77777777" w:rsidR="007C003E" w:rsidRDefault="00412283">
            <w:pPr>
              <w:pStyle w:val="Standard"/>
              <w:spacing w:before="120" w:after="120"/>
              <w:jc w:val="right"/>
              <w:rPr>
                <w:rFonts w:eastAsia="Arial"/>
                <w:b/>
                <w:bCs/>
              </w:rPr>
            </w:pPr>
            <w:proofErr w:type="spellStart"/>
            <w:r>
              <w:rPr>
                <w:rFonts w:eastAsia="Arial"/>
                <w:b/>
                <w:bCs/>
              </w:rPr>
              <w:t>Área</w:t>
            </w:r>
            <w:proofErr w:type="spellEnd"/>
            <w:r>
              <w:rPr>
                <w:rFonts w:eastAsia="Arial"/>
                <w:b/>
                <w:bCs/>
              </w:rPr>
              <w:t xml:space="preserve"> del Trabajo Final:</w:t>
            </w:r>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507B7752" w14:textId="77777777" w:rsidR="007C003E" w:rsidRDefault="00412283">
            <w:pPr>
              <w:pStyle w:val="Standard"/>
            </w:pPr>
            <w:proofErr w:type="spellStart"/>
            <w:r>
              <w:t>Omics</w:t>
            </w:r>
            <w:proofErr w:type="spellEnd"/>
          </w:p>
        </w:tc>
      </w:tr>
      <w:tr w:rsidR="007C003E" w14:paraId="45D7B5E3"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50A8881F" w14:textId="77777777" w:rsidR="007C003E" w:rsidRDefault="00412283">
            <w:pPr>
              <w:pStyle w:val="Standard"/>
              <w:spacing w:before="120" w:after="120"/>
              <w:jc w:val="right"/>
              <w:rPr>
                <w:rFonts w:eastAsia="Arial"/>
                <w:b/>
                <w:bCs/>
              </w:rPr>
            </w:pPr>
            <w:r>
              <w:rPr>
                <w:rFonts w:eastAsia="Arial"/>
                <w:b/>
                <w:bCs/>
              </w:rPr>
              <w:t xml:space="preserve">Idioma del </w:t>
            </w:r>
            <w:proofErr w:type="spellStart"/>
            <w:r>
              <w:rPr>
                <w:rFonts w:eastAsia="Arial"/>
                <w:b/>
                <w:bCs/>
              </w:rPr>
              <w:t>trabajo</w:t>
            </w:r>
            <w:proofErr w:type="spellEnd"/>
            <w:r>
              <w:rPr>
                <w:rFonts w:eastAsia="Arial"/>
                <w:b/>
                <w:bCs/>
              </w:rPr>
              <w:t>:</w:t>
            </w:r>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6C7B00B9" w14:textId="77777777" w:rsidR="007C003E" w:rsidRDefault="00412283">
            <w:pPr>
              <w:pStyle w:val="Standard"/>
            </w:pPr>
            <w:r>
              <w:t>Inglés</w:t>
            </w:r>
          </w:p>
        </w:tc>
      </w:tr>
      <w:tr w:rsidR="007C003E" w14:paraId="5EC62945" w14:textId="77777777">
        <w:tc>
          <w:tcPr>
            <w:tcW w:w="3708" w:type="dxa"/>
            <w:tcBorders>
              <w:top w:val="single" w:sz="4" w:space="0" w:color="000000"/>
              <w:left w:val="single" w:sz="18" w:space="0" w:color="000000"/>
              <w:bottom w:val="single" w:sz="4" w:space="0" w:color="000000"/>
              <w:right w:val="single" w:sz="4" w:space="0" w:color="000000"/>
            </w:tcBorders>
            <w:tcMar>
              <w:top w:w="0" w:type="dxa"/>
              <w:left w:w="108" w:type="dxa"/>
              <w:bottom w:w="0" w:type="dxa"/>
              <w:right w:w="108" w:type="dxa"/>
            </w:tcMar>
            <w:vAlign w:val="center"/>
          </w:tcPr>
          <w:p w14:paraId="7F69A8E4" w14:textId="77777777" w:rsidR="007C003E" w:rsidRDefault="00412283">
            <w:pPr>
              <w:pStyle w:val="Standard"/>
              <w:spacing w:before="120" w:after="120"/>
              <w:jc w:val="right"/>
              <w:rPr>
                <w:rFonts w:eastAsia="Arial"/>
              </w:rPr>
            </w:pPr>
            <w:proofErr w:type="spellStart"/>
            <w:r>
              <w:rPr>
                <w:rFonts w:eastAsia="Arial"/>
              </w:rPr>
              <w:t>Palabras</w:t>
            </w:r>
            <w:proofErr w:type="spellEnd"/>
            <w:r>
              <w:rPr>
                <w:rFonts w:eastAsia="Arial"/>
              </w:rPr>
              <w:t xml:space="preserve"> </w:t>
            </w:r>
            <w:proofErr w:type="spellStart"/>
            <w:r>
              <w:rPr>
                <w:rFonts w:eastAsia="Arial"/>
              </w:rPr>
              <w:t>clave</w:t>
            </w:r>
            <w:proofErr w:type="spellEnd"/>
          </w:p>
        </w:tc>
        <w:tc>
          <w:tcPr>
            <w:tcW w:w="4937" w:type="dxa"/>
            <w:tcBorders>
              <w:top w:val="single" w:sz="4" w:space="0" w:color="000000"/>
              <w:left w:val="single" w:sz="4"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13813475" w14:textId="77777777" w:rsidR="007C003E" w:rsidRDefault="00412283">
            <w:pPr>
              <w:pStyle w:val="Standard"/>
            </w:pPr>
            <w:proofErr w:type="spellStart"/>
            <w:r>
              <w:t>reproducibility</w:t>
            </w:r>
            <w:proofErr w:type="spellEnd"/>
            <w:r>
              <w:t xml:space="preserve">, </w:t>
            </w:r>
            <w:proofErr w:type="spellStart"/>
            <w:r>
              <w:t>pipeline</w:t>
            </w:r>
            <w:proofErr w:type="spellEnd"/>
            <w:r>
              <w:t xml:space="preserve">, </w:t>
            </w:r>
            <w:proofErr w:type="spellStart"/>
            <w:r>
              <w:t>bioinformatics</w:t>
            </w:r>
            <w:proofErr w:type="spellEnd"/>
          </w:p>
        </w:tc>
      </w:tr>
      <w:tr w:rsidR="007C003E" w14:paraId="32604264" w14:textId="77777777">
        <w:tc>
          <w:tcPr>
            <w:tcW w:w="8645" w:type="dxa"/>
            <w:gridSpan w:val="2"/>
            <w:tcBorders>
              <w:top w:val="double" w:sz="4" w:space="0" w:color="000000"/>
              <w:left w:val="single" w:sz="18" w:space="0" w:color="000000"/>
              <w:bottom w:val="single" w:sz="4" w:space="0" w:color="000000"/>
              <w:right w:val="single" w:sz="18" w:space="0" w:color="000000"/>
            </w:tcBorders>
            <w:tcMar>
              <w:top w:w="0" w:type="dxa"/>
              <w:left w:w="108" w:type="dxa"/>
              <w:bottom w:w="0" w:type="dxa"/>
              <w:right w:w="108" w:type="dxa"/>
            </w:tcMar>
            <w:vAlign w:val="center"/>
          </w:tcPr>
          <w:p w14:paraId="732A21D1" w14:textId="77777777" w:rsidR="007C003E" w:rsidRDefault="00412283">
            <w:pPr>
              <w:pStyle w:val="Standard"/>
              <w:spacing w:before="120" w:after="120"/>
              <w:rPr>
                <w:rFonts w:eastAsia="Arial"/>
                <w:b/>
                <w:bCs/>
              </w:rPr>
            </w:pPr>
            <w:r>
              <w:rPr>
                <w:rFonts w:eastAsia="Arial"/>
                <w:b/>
                <w:bCs/>
              </w:rPr>
              <w:t>Resumen del Trabajo</w:t>
            </w:r>
          </w:p>
        </w:tc>
      </w:tr>
      <w:tr w:rsidR="007C003E" w14:paraId="71BD993D" w14:textId="77777777">
        <w:tc>
          <w:tcPr>
            <w:tcW w:w="8645" w:type="dxa"/>
            <w:gridSpan w:val="2"/>
            <w:tcBorders>
              <w:top w:val="single" w:sz="4" w:space="0" w:color="000000"/>
              <w:left w:val="single" w:sz="18" w:space="0" w:color="000000"/>
              <w:bottom w:val="single" w:sz="4" w:space="0" w:color="000000"/>
              <w:right w:val="single" w:sz="18" w:space="0" w:color="000000"/>
            </w:tcBorders>
            <w:shd w:val="clear" w:color="auto" w:fill="E6E6E6"/>
            <w:tcMar>
              <w:top w:w="0" w:type="dxa"/>
              <w:left w:w="108" w:type="dxa"/>
              <w:bottom w:w="0" w:type="dxa"/>
              <w:right w:w="108" w:type="dxa"/>
            </w:tcMar>
            <w:vAlign w:val="center"/>
          </w:tcPr>
          <w:p w14:paraId="31DFCCB9" w14:textId="77777777" w:rsidR="007C003E" w:rsidRDefault="00412283">
            <w:pPr>
              <w:pStyle w:val="Standard"/>
              <w:spacing w:before="120" w:after="120"/>
              <w:rPr>
                <w:rFonts w:eastAsia="Arial"/>
                <w:shd w:val="clear" w:color="auto" w:fill="FFFF00"/>
              </w:rPr>
            </w:pPr>
            <w:r>
              <w:rPr>
                <w:rFonts w:eastAsia="Arial"/>
                <w:shd w:val="clear" w:color="auto" w:fill="FFFF00"/>
              </w:rPr>
              <w:t xml:space="preserve">Máximo 250 </w:t>
            </w:r>
            <w:proofErr w:type="spellStart"/>
            <w:r>
              <w:rPr>
                <w:rFonts w:eastAsia="Arial"/>
                <w:shd w:val="clear" w:color="auto" w:fill="FFFF00"/>
              </w:rPr>
              <w:t>palabras</w:t>
            </w:r>
            <w:proofErr w:type="spellEnd"/>
            <w:r>
              <w:rPr>
                <w:rFonts w:eastAsia="Arial"/>
                <w:shd w:val="clear" w:color="auto" w:fill="FFFF00"/>
              </w:rPr>
              <w:t xml:space="preserve">, con la </w:t>
            </w:r>
            <w:proofErr w:type="spellStart"/>
            <w:r>
              <w:rPr>
                <w:rFonts w:eastAsia="Arial"/>
                <w:shd w:val="clear" w:color="auto" w:fill="FFFF00"/>
              </w:rPr>
              <w:t>finalidad</w:t>
            </w:r>
            <w:proofErr w:type="spellEnd"/>
            <w:r>
              <w:rPr>
                <w:rFonts w:eastAsia="Arial"/>
                <w:shd w:val="clear" w:color="auto" w:fill="FFFF00"/>
              </w:rPr>
              <w:t xml:space="preserve">, </w:t>
            </w:r>
            <w:proofErr w:type="spellStart"/>
            <w:r>
              <w:rPr>
                <w:rFonts w:eastAsia="Arial"/>
                <w:shd w:val="clear" w:color="auto" w:fill="FFFF00"/>
              </w:rPr>
              <w:t>contexto</w:t>
            </w:r>
            <w:proofErr w:type="spellEnd"/>
            <w:r>
              <w:rPr>
                <w:rFonts w:eastAsia="Arial"/>
                <w:shd w:val="clear" w:color="auto" w:fill="FFFF00"/>
              </w:rPr>
              <w:t xml:space="preserve"> de </w:t>
            </w:r>
            <w:proofErr w:type="spellStart"/>
            <w:r>
              <w:rPr>
                <w:rFonts w:eastAsia="Arial"/>
                <w:shd w:val="clear" w:color="auto" w:fill="FFFF00"/>
              </w:rPr>
              <w:t>aplicación</w:t>
            </w:r>
            <w:proofErr w:type="spellEnd"/>
            <w:r>
              <w:rPr>
                <w:rFonts w:eastAsia="Arial"/>
                <w:shd w:val="clear" w:color="auto" w:fill="FFFF00"/>
              </w:rPr>
              <w:t xml:space="preserve">, </w:t>
            </w:r>
            <w:proofErr w:type="spellStart"/>
            <w:r>
              <w:rPr>
                <w:rFonts w:eastAsia="Arial"/>
                <w:shd w:val="clear" w:color="auto" w:fill="FFFF00"/>
              </w:rPr>
              <w:t>metodología</w:t>
            </w:r>
            <w:proofErr w:type="spellEnd"/>
            <w:r>
              <w:rPr>
                <w:rFonts w:eastAsia="Arial"/>
                <w:shd w:val="clear" w:color="auto" w:fill="FFFF00"/>
              </w:rPr>
              <w:t xml:space="preserve">, </w:t>
            </w:r>
            <w:proofErr w:type="spellStart"/>
            <w:r>
              <w:rPr>
                <w:rFonts w:eastAsia="Arial"/>
                <w:shd w:val="clear" w:color="auto" w:fill="FFFF00"/>
              </w:rPr>
              <w:t>resultados</w:t>
            </w:r>
            <w:proofErr w:type="spellEnd"/>
            <w:r>
              <w:rPr>
                <w:rFonts w:eastAsia="Arial"/>
                <w:shd w:val="clear" w:color="auto" w:fill="FFFF00"/>
              </w:rPr>
              <w:t xml:space="preserve"> y </w:t>
            </w:r>
            <w:proofErr w:type="spellStart"/>
            <w:r>
              <w:rPr>
                <w:rFonts w:eastAsia="Arial"/>
                <w:shd w:val="clear" w:color="auto" w:fill="FFFF00"/>
              </w:rPr>
              <w:t>conclusiones</w:t>
            </w:r>
            <w:proofErr w:type="spellEnd"/>
            <w:r>
              <w:rPr>
                <w:rFonts w:eastAsia="Arial"/>
                <w:shd w:val="clear" w:color="auto" w:fill="FFFF00"/>
              </w:rPr>
              <w:t xml:space="preserve"> del </w:t>
            </w:r>
            <w:proofErr w:type="spellStart"/>
            <w:r>
              <w:rPr>
                <w:rFonts w:eastAsia="Arial"/>
                <w:shd w:val="clear" w:color="auto" w:fill="FFFF00"/>
              </w:rPr>
              <w:t>trabajo</w:t>
            </w:r>
            <w:proofErr w:type="spellEnd"/>
          </w:p>
        </w:tc>
      </w:tr>
      <w:tr w:rsidR="007C003E" w14:paraId="29E87B30" w14:textId="77777777">
        <w:tc>
          <w:tcPr>
            <w:tcW w:w="8645" w:type="dxa"/>
            <w:gridSpan w:val="2"/>
            <w:tcBorders>
              <w:top w:val="single" w:sz="4" w:space="0" w:color="000000"/>
              <w:left w:val="single" w:sz="18" w:space="0" w:color="000000"/>
              <w:bottom w:val="single" w:sz="4" w:space="0" w:color="000000"/>
              <w:right w:val="single" w:sz="18" w:space="0" w:color="000000"/>
            </w:tcBorders>
            <w:tcMar>
              <w:top w:w="0" w:type="dxa"/>
              <w:left w:w="108" w:type="dxa"/>
              <w:bottom w:w="0" w:type="dxa"/>
              <w:right w:w="108" w:type="dxa"/>
            </w:tcMar>
            <w:vAlign w:val="center"/>
          </w:tcPr>
          <w:p w14:paraId="11ACB6AB" w14:textId="77777777" w:rsidR="007C003E" w:rsidRDefault="00412283">
            <w:pPr>
              <w:pStyle w:val="Standard"/>
              <w:spacing w:before="120" w:after="120"/>
              <w:rPr>
                <w:rFonts w:eastAsia="Arial"/>
                <w:b/>
                <w:bCs/>
              </w:rPr>
            </w:pPr>
            <w:proofErr w:type="spellStart"/>
            <w:r>
              <w:rPr>
                <w:rFonts w:eastAsia="Arial"/>
                <w:b/>
                <w:bCs/>
              </w:rPr>
              <w:t>Abstract</w:t>
            </w:r>
            <w:proofErr w:type="spellEnd"/>
          </w:p>
        </w:tc>
      </w:tr>
      <w:tr w:rsidR="007C003E" w14:paraId="3A8FA502" w14:textId="77777777">
        <w:tc>
          <w:tcPr>
            <w:tcW w:w="8645" w:type="dxa"/>
            <w:gridSpan w:val="2"/>
            <w:tcBorders>
              <w:top w:val="single" w:sz="4" w:space="0" w:color="000000"/>
              <w:left w:val="single" w:sz="18" w:space="0" w:color="000000"/>
              <w:bottom w:val="single" w:sz="18" w:space="0" w:color="000000"/>
              <w:right w:val="single" w:sz="18" w:space="0" w:color="000000"/>
            </w:tcBorders>
            <w:shd w:val="clear" w:color="auto" w:fill="E6E6E6"/>
            <w:tcMar>
              <w:top w:w="0" w:type="dxa"/>
              <w:left w:w="108" w:type="dxa"/>
              <w:bottom w:w="0" w:type="dxa"/>
              <w:right w:w="108" w:type="dxa"/>
            </w:tcMar>
            <w:vAlign w:val="center"/>
          </w:tcPr>
          <w:p w14:paraId="56CABBB3" w14:textId="77777777" w:rsidR="007C003E" w:rsidRDefault="00412283">
            <w:pPr>
              <w:pStyle w:val="Standard"/>
              <w:spacing w:before="120" w:after="120"/>
              <w:rPr>
                <w:rFonts w:eastAsia="Arial"/>
                <w:shd w:val="clear" w:color="auto" w:fill="FFFF00"/>
              </w:rPr>
            </w:pPr>
            <w:r>
              <w:rPr>
                <w:rFonts w:eastAsia="Arial"/>
                <w:shd w:val="clear" w:color="auto" w:fill="FFFF00"/>
              </w:rPr>
              <w:t xml:space="preserve">A </w:t>
            </w:r>
            <w:proofErr w:type="spellStart"/>
            <w:r>
              <w:rPr>
                <w:rFonts w:eastAsia="Arial"/>
                <w:shd w:val="clear" w:color="auto" w:fill="FFFF00"/>
              </w:rPr>
              <w:t>maximum</w:t>
            </w:r>
            <w:proofErr w:type="spellEnd"/>
            <w:r>
              <w:rPr>
                <w:rFonts w:eastAsia="Arial"/>
                <w:shd w:val="clear" w:color="auto" w:fill="FFFF00"/>
              </w:rPr>
              <w:t xml:space="preserve"> of 250 </w:t>
            </w:r>
            <w:proofErr w:type="spellStart"/>
            <w:r>
              <w:rPr>
                <w:rFonts w:eastAsia="Arial"/>
                <w:shd w:val="clear" w:color="auto" w:fill="FFFF00"/>
              </w:rPr>
              <w:t>words</w:t>
            </w:r>
            <w:proofErr w:type="spellEnd"/>
            <w:r>
              <w:rPr>
                <w:rFonts w:eastAsia="Arial"/>
                <w:shd w:val="clear" w:color="auto" w:fill="FFFF00"/>
              </w:rPr>
              <w:t xml:space="preserve">, </w:t>
            </w:r>
            <w:proofErr w:type="spellStart"/>
            <w:r>
              <w:rPr>
                <w:rFonts w:eastAsia="Arial"/>
                <w:shd w:val="clear" w:color="auto" w:fill="FFFF00"/>
              </w:rPr>
              <w:t>detailing</w:t>
            </w:r>
            <w:proofErr w:type="spellEnd"/>
            <w:r>
              <w:rPr>
                <w:rFonts w:eastAsia="Arial"/>
                <w:shd w:val="clear" w:color="auto" w:fill="FFFF00"/>
              </w:rPr>
              <w:t xml:space="preserve"> </w:t>
            </w:r>
            <w:proofErr w:type="spellStart"/>
            <w:r>
              <w:rPr>
                <w:rFonts w:eastAsia="Arial"/>
                <w:shd w:val="clear" w:color="auto" w:fill="FFFF00"/>
              </w:rPr>
              <w:t>the</w:t>
            </w:r>
            <w:proofErr w:type="spellEnd"/>
            <w:r>
              <w:rPr>
                <w:rFonts w:eastAsia="Arial"/>
                <w:shd w:val="clear" w:color="auto" w:fill="FFFF00"/>
              </w:rPr>
              <w:t xml:space="preserve"> </w:t>
            </w:r>
            <w:proofErr w:type="spellStart"/>
            <w:r>
              <w:rPr>
                <w:rFonts w:eastAsia="Arial"/>
                <w:shd w:val="clear" w:color="auto" w:fill="FFFF00"/>
              </w:rPr>
              <w:t>purpose</w:t>
            </w:r>
            <w:proofErr w:type="spellEnd"/>
            <w:r>
              <w:rPr>
                <w:rFonts w:eastAsia="Arial"/>
                <w:shd w:val="clear" w:color="auto" w:fill="FFFF00"/>
              </w:rPr>
              <w:t xml:space="preserve">, context of </w:t>
            </w:r>
            <w:proofErr w:type="spellStart"/>
            <w:r>
              <w:rPr>
                <w:rFonts w:eastAsia="Arial"/>
                <w:shd w:val="clear" w:color="auto" w:fill="FFFF00"/>
              </w:rPr>
              <w:t>application</w:t>
            </w:r>
            <w:proofErr w:type="spellEnd"/>
            <w:r>
              <w:rPr>
                <w:rFonts w:eastAsia="Arial"/>
                <w:shd w:val="clear" w:color="auto" w:fill="FFFF00"/>
              </w:rPr>
              <w:t xml:space="preserve">, </w:t>
            </w:r>
            <w:proofErr w:type="spellStart"/>
            <w:r>
              <w:rPr>
                <w:rFonts w:eastAsia="Arial"/>
                <w:shd w:val="clear" w:color="auto" w:fill="FFFF00"/>
              </w:rPr>
              <w:t>methodology</w:t>
            </w:r>
            <w:proofErr w:type="spellEnd"/>
            <w:r>
              <w:rPr>
                <w:rFonts w:eastAsia="Arial"/>
                <w:shd w:val="clear" w:color="auto" w:fill="FFFF00"/>
              </w:rPr>
              <w:t xml:space="preserve">, </w:t>
            </w:r>
            <w:proofErr w:type="spellStart"/>
            <w:r>
              <w:rPr>
                <w:rFonts w:eastAsia="Arial"/>
                <w:shd w:val="clear" w:color="auto" w:fill="FFFF00"/>
              </w:rPr>
              <w:t>results</w:t>
            </w:r>
            <w:proofErr w:type="spellEnd"/>
            <w:r>
              <w:rPr>
                <w:rFonts w:eastAsia="Arial"/>
                <w:shd w:val="clear" w:color="auto" w:fill="FFFF00"/>
              </w:rPr>
              <w:t xml:space="preserve"> </w:t>
            </w:r>
            <w:proofErr w:type="spellStart"/>
            <w:r>
              <w:rPr>
                <w:rFonts w:eastAsia="Arial"/>
                <w:shd w:val="clear" w:color="auto" w:fill="FFFF00"/>
              </w:rPr>
              <w:t>and</w:t>
            </w:r>
            <w:proofErr w:type="spellEnd"/>
            <w:r>
              <w:rPr>
                <w:rFonts w:eastAsia="Arial"/>
                <w:shd w:val="clear" w:color="auto" w:fill="FFFF00"/>
              </w:rPr>
              <w:t xml:space="preserve"> conclusions of </w:t>
            </w:r>
            <w:proofErr w:type="spellStart"/>
            <w:r>
              <w:rPr>
                <w:rFonts w:eastAsia="Arial"/>
                <w:shd w:val="clear" w:color="auto" w:fill="FFFF00"/>
              </w:rPr>
              <w:t>the</w:t>
            </w:r>
            <w:proofErr w:type="spellEnd"/>
            <w:r>
              <w:rPr>
                <w:rFonts w:eastAsia="Arial"/>
                <w:shd w:val="clear" w:color="auto" w:fill="FFFF00"/>
              </w:rPr>
              <w:t xml:space="preserve"> </w:t>
            </w:r>
            <w:proofErr w:type="spellStart"/>
            <w:r>
              <w:rPr>
                <w:rFonts w:eastAsia="Arial"/>
                <w:shd w:val="clear" w:color="auto" w:fill="FFFF00"/>
              </w:rPr>
              <w:t>work</w:t>
            </w:r>
            <w:proofErr w:type="spellEnd"/>
          </w:p>
        </w:tc>
      </w:tr>
    </w:tbl>
    <w:p w14:paraId="33BA158B" w14:textId="77777777" w:rsidR="007C003E" w:rsidRDefault="007C003E">
      <w:pPr>
        <w:pStyle w:val="Standard"/>
        <w:tabs>
          <w:tab w:val="left" w:pos="720"/>
        </w:tabs>
        <w:ind w:left="360" w:hanging="360"/>
        <w:jc w:val="left"/>
        <w:outlineLvl w:val="0"/>
        <w:rPr>
          <w:szCs w:val="20"/>
        </w:rPr>
      </w:pPr>
    </w:p>
    <w:p w14:paraId="04D94AD8" w14:textId="77777777" w:rsidR="007C003E" w:rsidRDefault="007C003E">
      <w:pPr>
        <w:pStyle w:val="Ttulo1"/>
        <w:pageBreakBefore/>
        <w:rPr>
          <w:szCs w:val="20"/>
        </w:rPr>
      </w:pPr>
    </w:p>
    <w:commentRangeStart w:id="0"/>
    <w:p w14:paraId="1F18EFAD" w14:textId="77777777" w:rsidR="007C003E" w:rsidRDefault="00412283">
      <w:pPr>
        <w:pStyle w:val="ContentsHeading"/>
        <w:tabs>
          <w:tab w:val="right" w:leader="dot" w:pos="8838"/>
        </w:tabs>
      </w:pPr>
      <w:r>
        <w:rPr>
          <w:rFonts w:ascii="Arial" w:eastAsia="Times New Roman" w:hAnsi="Arial" w:cs="Arial"/>
          <w:b w:val="0"/>
          <w:bCs w:val="0"/>
          <w:sz w:val="40"/>
          <w:szCs w:val="24"/>
        </w:rPr>
        <w:fldChar w:fldCharType="begin"/>
      </w:r>
      <w:r>
        <w:instrText xml:space="preserve"> TOC \o "1-9" \u \l 1-9 \h </w:instrText>
      </w:r>
      <w:r>
        <w:rPr>
          <w:rFonts w:ascii="Arial" w:eastAsia="Times New Roman" w:hAnsi="Arial" w:cs="Arial"/>
          <w:b w:val="0"/>
          <w:bCs w:val="0"/>
          <w:sz w:val="40"/>
          <w:szCs w:val="24"/>
        </w:rPr>
        <w:fldChar w:fldCharType="separate"/>
      </w:r>
      <w:r>
        <w:t>Table of Contents</w:t>
      </w:r>
    </w:p>
    <w:p w14:paraId="1AAF83F6" w14:textId="77777777" w:rsidR="007C003E" w:rsidRDefault="001D06A7">
      <w:pPr>
        <w:pStyle w:val="Contents1"/>
        <w:tabs>
          <w:tab w:val="clear" w:pos="480"/>
          <w:tab w:val="clear" w:pos="8495"/>
          <w:tab w:val="right" w:leader="dot" w:pos="8504"/>
        </w:tabs>
      </w:pPr>
      <w:hyperlink w:anchor="__RefHeading___Toc1031_3486382759" w:history="1">
        <w:r w:rsidR="00412283">
          <w:t>Introduction</w:t>
        </w:r>
        <w:r w:rsidR="00412283">
          <w:tab/>
          <w:t>2</w:t>
        </w:r>
      </w:hyperlink>
    </w:p>
    <w:p w14:paraId="5A662C1D" w14:textId="77777777" w:rsidR="007C003E" w:rsidRDefault="001D06A7">
      <w:pPr>
        <w:pStyle w:val="Contents2"/>
        <w:tabs>
          <w:tab w:val="right" w:leader="dot" w:pos="8704"/>
        </w:tabs>
      </w:pPr>
      <w:hyperlink w:anchor="__RefHeading___Toc993_3486382759" w:history="1">
        <w:r w:rsidR="00412283">
          <w:t>Context and justification of this work</w:t>
        </w:r>
        <w:r w:rsidR="00412283">
          <w:tab/>
          <w:t>2</w:t>
        </w:r>
      </w:hyperlink>
    </w:p>
    <w:p w14:paraId="1CB733C6" w14:textId="77777777" w:rsidR="007C003E" w:rsidRDefault="001D06A7">
      <w:pPr>
        <w:pStyle w:val="Contents2"/>
        <w:tabs>
          <w:tab w:val="right" w:leader="dot" w:pos="8704"/>
        </w:tabs>
      </w:pPr>
      <w:hyperlink w:anchor="__RefHeading___Toc995_3486382759" w:history="1">
        <w:r w:rsidR="00412283">
          <w:t>General description</w:t>
        </w:r>
        <w:r w:rsidR="00412283">
          <w:tab/>
          <w:t>2</w:t>
        </w:r>
      </w:hyperlink>
    </w:p>
    <w:p w14:paraId="3B49E13C" w14:textId="77777777" w:rsidR="007C003E" w:rsidRDefault="001D06A7">
      <w:pPr>
        <w:pStyle w:val="Contents2"/>
        <w:tabs>
          <w:tab w:val="right" w:leader="dot" w:pos="8704"/>
        </w:tabs>
      </w:pPr>
      <w:hyperlink w:anchor="__RefHeading___Toc999_3486382759" w:history="1">
        <w:r w:rsidR="00412283">
          <w:t>General Objectives</w:t>
        </w:r>
        <w:r w:rsidR="00412283">
          <w:tab/>
          <w:t>3</w:t>
        </w:r>
      </w:hyperlink>
    </w:p>
    <w:p w14:paraId="1C529E61" w14:textId="77777777" w:rsidR="007C003E" w:rsidRDefault="001D06A7">
      <w:pPr>
        <w:pStyle w:val="Contents2"/>
        <w:tabs>
          <w:tab w:val="right" w:leader="dot" w:pos="8704"/>
        </w:tabs>
      </w:pPr>
      <w:hyperlink w:anchor="__RefHeading___Toc1001_3486382759" w:history="1">
        <w:r w:rsidR="00412283">
          <w:t>Specific objectives</w:t>
        </w:r>
        <w:r w:rsidR="00412283">
          <w:tab/>
          <w:t>3</w:t>
        </w:r>
      </w:hyperlink>
    </w:p>
    <w:p w14:paraId="2892B213" w14:textId="77777777" w:rsidR="007C003E" w:rsidRDefault="001D06A7">
      <w:pPr>
        <w:pStyle w:val="Contents2"/>
        <w:tabs>
          <w:tab w:val="right" w:leader="dot" w:pos="8704"/>
        </w:tabs>
      </w:pPr>
      <w:hyperlink w:anchor="__RefHeading___Toc1003_3486382759" w:history="1">
        <w:r w:rsidR="00412283">
          <w:t>Approach and method</w:t>
        </w:r>
        <w:r w:rsidR="00412283">
          <w:tab/>
          <w:t>3</w:t>
        </w:r>
      </w:hyperlink>
    </w:p>
    <w:p w14:paraId="1EC65DA5" w14:textId="77777777" w:rsidR="007C003E" w:rsidRDefault="001D06A7">
      <w:pPr>
        <w:pStyle w:val="Contents2"/>
        <w:tabs>
          <w:tab w:val="right" w:leader="dot" w:pos="8704"/>
        </w:tabs>
      </w:pPr>
      <w:hyperlink w:anchor="__RefHeading___Toc1005_3486382759" w:history="1">
        <w:r w:rsidR="00412283">
          <w:t>Planning</w:t>
        </w:r>
        <w:r w:rsidR="00412283">
          <w:tab/>
          <w:t>4</w:t>
        </w:r>
      </w:hyperlink>
    </w:p>
    <w:p w14:paraId="3B033525" w14:textId="77777777" w:rsidR="007C003E" w:rsidRDefault="001D06A7">
      <w:pPr>
        <w:pStyle w:val="Contents3"/>
        <w:tabs>
          <w:tab w:val="clear" w:pos="8504"/>
          <w:tab w:val="right" w:leader="dot" w:pos="9071"/>
        </w:tabs>
      </w:pPr>
      <w:hyperlink w:anchor="__RefHeading___Toc1007_3486382759" w:history="1">
        <w:r w:rsidR="00412283">
          <w:t>Tasks</w:t>
        </w:r>
        <w:r w:rsidR="00412283">
          <w:tab/>
          <w:t>4</w:t>
        </w:r>
      </w:hyperlink>
    </w:p>
    <w:p w14:paraId="051A9ABF" w14:textId="77777777" w:rsidR="007C003E" w:rsidRDefault="001D06A7">
      <w:pPr>
        <w:pStyle w:val="Contents2"/>
        <w:tabs>
          <w:tab w:val="right" w:leader="dot" w:pos="8704"/>
        </w:tabs>
      </w:pPr>
      <w:hyperlink w:anchor="__RefHeading___Toc1009_3486382759" w:history="1">
        <w:r w:rsidR="00412283">
          <w:t>Schedule</w:t>
        </w:r>
        <w:r w:rsidR="00412283">
          <w:tab/>
          <w:t>5</w:t>
        </w:r>
      </w:hyperlink>
    </w:p>
    <w:p w14:paraId="68AF3DBE" w14:textId="77777777" w:rsidR="007C003E" w:rsidRDefault="001D06A7">
      <w:pPr>
        <w:pStyle w:val="Contents3"/>
        <w:tabs>
          <w:tab w:val="clear" w:pos="8504"/>
          <w:tab w:val="right" w:leader="dot" w:pos="9071"/>
        </w:tabs>
      </w:pPr>
      <w:hyperlink w:anchor="__RefHeading___Toc1011_3486382759" w:history="1">
        <w:r w:rsidR="00412283">
          <w:t>Milestones</w:t>
        </w:r>
        <w:r w:rsidR="00412283">
          <w:tab/>
          <w:t>5</w:t>
        </w:r>
      </w:hyperlink>
    </w:p>
    <w:p w14:paraId="25E0903F" w14:textId="77777777" w:rsidR="007C003E" w:rsidRDefault="001D06A7">
      <w:pPr>
        <w:pStyle w:val="Contents3"/>
        <w:tabs>
          <w:tab w:val="clear" w:pos="8504"/>
          <w:tab w:val="right" w:leader="dot" w:pos="9071"/>
        </w:tabs>
      </w:pPr>
      <w:hyperlink w:anchor="__RefHeading___Toc1013_3486382759" w:history="1">
        <w:r w:rsidR="00412283">
          <w:t>Risk analysis</w:t>
        </w:r>
        <w:r w:rsidR="00412283">
          <w:tab/>
          <w:t>6</w:t>
        </w:r>
      </w:hyperlink>
    </w:p>
    <w:p w14:paraId="330A7BC8" w14:textId="77777777" w:rsidR="007C003E" w:rsidRDefault="001D06A7">
      <w:pPr>
        <w:pStyle w:val="Contents2"/>
        <w:tabs>
          <w:tab w:val="right" w:leader="dot" w:pos="8704"/>
        </w:tabs>
      </w:pPr>
      <w:hyperlink w:anchor="__RefHeading___Toc1015_3486382759" w:history="1">
        <w:r w:rsidR="00412283">
          <w:t>Expected results</w:t>
        </w:r>
        <w:r w:rsidR="00412283">
          <w:tab/>
          <w:t>6</w:t>
        </w:r>
      </w:hyperlink>
    </w:p>
    <w:p w14:paraId="343B78A8" w14:textId="77777777" w:rsidR="007C003E" w:rsidRDefault="001D06A7">
      <w:pPr>
        <w:pStyle w:val="Contents2"/>
        <w:tabs>
          <w:tab w:val="right" w:leader="dot" w:pos="8704"/>
        </w:tabs>
      </w:pPr>
      <w:hyperlink w:anchor="__RefHeading___Toc1017_3486382759" w:history="1">
        <w:r w:rsidR="00412283">
          <w:t>CCEG</w:t>
        </w:r>
        <w:r w:rsidR="00412283">
          <w:tab/>
          <w:t>6</w:t>
        </w:r>
      </w:hyperlink>
    </w:p>
    <w:p w14:paraId="68908611" w14:textId="77777777" w:rsidR="007C003E" w:rsidRDefault="001D06A7">
      <w:pPr>
        <w:pStyle w:val="Contents1"/>
        <w:tabs>
          <w:tab w:val="clear" w:pos="480"/>
          <w:tab w:val="clear" w:pos="8495"/>
          <w:tab w:val="right" w:leader="dot" w:pos="8504"/>
        </w:tabs>
      </w:pPr>
      <w:hyperlink w:anchor="__RefHeading___Toc4184_322184419" w:history="1">
        <w:r w:rsidR="00412283">
          <w:t>Overview</w:t>
        </w:r>
        <w:r w:rsidR="00412283">
          <w:tab/>
          <w:t>8</w:t>
        </w:r>
      </w:hyperlink>
    </w:p>
    <w:p w14:paraId="0B742D7E" w14:textId="77777777" w:rsidR="007C003E" w:rsidRDefault="001D06A7">
      <w:pPr>
        <w:pStyle w:val="Contents2"/>
        <w:tabs>
          <w:tab w:val="right" w:leader="dot" w:pos="8704"/>
        </w:tabs>
      </w:pPr>
      <w:hyperlink w:anchor="__RefHeading___Toc4172_2303574329" w:history="1">
        <w:r w:rsidR="00412283">
          <w:t>targets Package</w:t>
        </w:r>
        <w:r w:rsidR="00412283">
          <w:tab/>
          <w:t>9</w:t>
        </w:r>
      </w:hyperlink>
    </w:p>
    <w:p w14:paraId="03020329" w14:textId="77777777" w:rsidR="007C003E" w:rsidRDefault="001D06A7">
      <w:pPr>
        <w:pStyle w:val="Contents2"/>
        <w:tabs>
          <w:tab w:val="right" w:leader="dot" w:pos="8704"/>
        </w:tabs>
      </w:pPr>
      <w:hyperlink w:anchor="__RefHeading___Toc4174_2303574329" w:history="1">
        <w:r w:rsidR="00412283">
          <w:t>Docker</w:t>
        </w:r>
        <w:r w:rsidR="00412283">
          <w:tab/>
          <w:t>11</w:t>
        </w:r>
      </w:hyperlink>
    </w:p>
    <w:p w14:paraId="7F3FDAD6" w14:textId="77777777" w:rsidR="007C003E" w:rsidRDefault="001D06A7">
      <w:pPr>
        <w:pStyle w:val="Contents2"/>
        <w:tabs>
          <w:tab w:val="right" w:leader="dot" w:pos="8704"/>
        </w:tabs>
      </w:pPr>
      <w:hyperlink w:anchor="__RefHeading___Toc4176_2303574329" w:history="1">
        <w:r w:rsidR="00412283">
          <w:t>R/Shiny</w:t>
        </w:r>
        <w:r w:rsidR="00412283">
          <w:tab/>
          <w:t>12</w:t>
        </w:r>
      </w:hyperlink>
    </w:p>
    <w:p w14:paraId="4FBB449F" w14:textId="77777777" w:rsidR="007C003E" w:rsidRDefault="001D06A7">
      <w:pPr>
        <w:pStyle w:val="Contents1"/>
        <w:tabs>
          <w:tab w:val="clear" w:pos="480"/>
          <w:tab w:val="clear" w:pos="8495"/>
          <w:tab w:val="right" w:leader="dot" w:pos="8504"/>
        </w:tabs>
      </w:pPr>
      <w:hyperlink w:anchor="__RefHeading___Toc5819_2303574329" w:history="1">
        <w:r w:rsidR="00412283">
          <w:t>A targets containerized microarray pipeline</w:t>
        </w:r>
        <w:r w:rsidR="00412283">
          <w:tab/>
          <w:t>12</w:t>
        </w:r>
      </w:hyperlink>
    </w:p>
    <w:p w14:paraId="5E446280" w14:textId="77777777" w:rsidR="007C003E" w:rsidRDefault="001D06A7">
      <w:pPr>
        <w:pStyle w:val="Contents2"/>
        <w:tabs>
          <w:tab w:val="right" w:leader="dot" w:pos="8704"/>
        </w:tabs>
      </w:pPr>
      <w:hyperlink w:anchor="__RefHeading___Toc3891_36713773" w:history="1">
        <w:r w:rsidR="00412283">
          <w:rPr>
            <w:i/>
            <w:iCs/>
          </w:rPr>
          <w:t xml:space="preserve">targets </w:t>
        </w:r>
      </w:hyperlink>
      <w:hyperlink w:anchor="__RefHeading___Toc3891_36713773" w:history="1">
        <w:r w:rsidR="00412283">
          <w:t>pipeline</w:t>
        </w:r>
        <w:r w:rsidR="00412283">
          <w:tab/>
          <w:t>12</w:t>
        </w:r>
      </w:hyperlink>
    </w:p>
    <w:p w14:paraId="0083A112" w14:textId="77777777" w:rsidR="007C003E" w:rsidRDefault="001D06A7">
      <w:pPr>
        <w:pStyle w:val="Contents3"/>
        <w:tabs>
          <w:tab w:val="clear" w:pos="8504"/>
          <w:tab w:val="right" w:leader="dot" w:pos="9071"/>
        </w:tabs>
      </w:pPr>
      <w:hyperlink w:anchor="__RefHeading___Toc3893_36713773" w:history="1">
        <w:r w:rsidR="00412283">
          <w:t>Steps of the microarray analysis pipeline</w:t>
        </w:r>
        <w:r w:rsidR="00412283">
          <w:tab/>
          <w:t>12</w:t>
        </w:r>
      </w:hyperlink>
    </w:p>
    <w:p w14:paraId="54C6D77A" w14:textId="77777777" w:rsidR="007C003E" w:rsidRDefault="001D06A7">
      <w:pPr>
        <w:pStyle w:val="Contents3"/>
        <w:tabs>
          <w:tab w:val="clear" w:pos="8504"/>
          <w:tab w:val="right" w:leader="dot" w:pos="9071"/>
        </w:tabs>
      </w:pPr>
      <w:hyperlink w:anchor="__RefHeading___Toc3895_36713773" w:history="1">
        <w:r w:rsidR="00412283">
          <w:t>Parameters of the analysis pipeline</w:t>
        </w:r>
        <w:r w:rsidR="00412283">
          <w:tab/>
          <w:t>14</w:t>
        </w:r>
      </w:hyperlink>
    </w:p>
    <w:p w14:paraId="6B45360A" w14:textId="77777777" w:rsidR="007C003E" w:rsidRDefault="001D06A7">
      <w:pPr>
        <w:pStyle w:val="Contents3"/>
        <w:tabs>
          <w:tab w:val="clear" w:pos="8504"/>
          <w:tab w:val="right" w:leader="dot" w:pos="9071"/>
        </w:tabs>
      </w:pPr>
      <w:hyperlink w:anchor="__RefHeading___Toc3897_36713773" w:history="1">
        <w:r w:rsidR="00412283">
          <w:t>Small multiples</w:t>
        </w:r>
        <w:r w:rsidR="00412283">
          <w:tab/>
          <w:t>16</w:t>
        </w:r>
      </w:hyperlink>
    </w:p>
    <w:p w14:paraId="59371751" w14:textId="77777777" w:rsidR="007C003E" w:rsidRDefault="001D06A7">
      <w:pPr>
        <w:pStyle w:val="Contents3"/>
        <w:tabs>
          <w:tab w:val="clear" w:pos="8504"/>
          <w:tab w:val="right" w:leader="dot" w:pos="9071"/>
        </w:tabs>
      </w:pPr>
      <w:hyperlink w:anchor="__RefHeading___Toc3899_36713773" w:history="1">
        <w:r w:rsidR="00412283">
          <w:t>Running specific targets</w:t>
        </w:r>
        <w:r w:rsidR="00412283">
          <w:tab/>
          <w:t>18</w:t>
        </w:r>
      </w:hyperlink>
    </w:p>
    <w:p w14:paraId="318657AB" w14:textId="77777777" w:rsidR="007C003E" w:rsidRDefault="001D06A7">
      <w:pPr>
        <w:pStyle w:val="Contents3"/>
        <w:tabs>
          <w:tab w:val="clear" w:pos="8504"/>
          <w:tab w:val="right" w:leader="dot" w:pos="9071"/>
        </w:tabs>
      </w:pPr>
      <w:hyperlink w:anchor="__RefHeading___Toc3901_36713773" w:history="1">
        <w:r w:rsidR="00412283">
          <w:t>Recovering targets</w:t>
        </w:r>
        <w:r w:rsidR="00412283">
          <w:tab/>
          <w:t>19</w:t>
        </w:r>
      </w:hyperlink>
    </w:p>
    <w:p w14:paraId="09DDFB6A" w14:textId="77777777" w:rsidR="007C003E" w:rsidRDefault="001D06A7">
      <w:pPr>
        <w:pStyle w:val="Contents3"/>
        <w:tabs>
          <w:tab w:val="clear" w:pos="8504"/>
          <w:tab w:val="right" w:leader="dot" w:pos="9071"/>
        </w:tabs>
      </w:pPr>
      <w:hyperlink w:anchor="__RefHeading___Toc3903_36713773" w:history="1">
        <w:r w:rsidR="00412283">
          <w:t>File outputs in target</w:t>
        </w:r>
        <w:r w:rsidR="00412283">
          <w:tab/>
          <w:t>19</w:t>
        </w:r>
      </w:hyperlink>
    </w:p>
    <w:p w14:paraId="2402BF24" w14:textId="77777777" w:rsidR="007C003E" w:rsidRDefault="001D06A7">
      <w:pPr>
        <w:pStyle w:val="Contents3"/>
        <w:tabs>
          <w:tab w:val="clear" w:pos="8504"/>
          <w:tab w:val="right" w:leader="dot" w:pos="9071"/>
        </w:tabs>
      </w:pPr>
      <w:hyperlink w:anchor="__RefHeading___Toc3905_36713773" w:history="1">
        <w:r w:rsidR="00412283">
          <w:t>Static report</w:t>
        </w:r>
        <w:r w:rsidR="00412283">
          <w:tab/>
          <w:t>20</w:t>
        </w:r>
      </w:hyperlink>
    </w:p>
    <w:p w14:paraId="186B934F" w14:textId="77777777" w:rsidR="007C003E" w:rsidRDefault="001D06A7">
      <w:pPr>
        <w:pStyle w:val="Contents2"/>
        <w:tabs>
          <w:tab w:val="right" w:leader="dot" w:pos="8704"/>
        </w:tabs>
      </w:pPr>
      <w:hyperlink w:anchor="__RefHeading___Toc3907_36713773" w:history="1">
        <w:r w:rsidR="00412283">
          <w:t>Containerizing in a Docker</w:t>
        </w:r>
        <w:r w:rsidR="00412283">
          <w:tab/>
          <w:t>20</w:t>
        </w:r>
      </w:hyperlink>
    </w:p>
    <w:p w14:paraId="71FEFF42" w14:textId="77777777" w:rsidR="007C003E" w:rsidRDefault="001D06A7">
      <w:pPr>
        <w:pStyle w:val="Contents1"/>
        <w:tabs>
          <w:tab w:val="clear" w:pos="480"/>
          <w:tab w:val="clear" w:pos="8495"/>
          <w:tab w:val="right" w:leader="dot" w:pos="8504"/>
        </w:tabs>
      </w:pPr>
      <w:hyperlink w:anchor="__RefHeading___Toc5964_603460854" w:history="1">
        <w:r w:rsidR="00412283">
          <w:t>R/Shiny Application</w:t>
        </w:r>
        <w:r w:rsidR="00412283">
          <w:tab/>
          <w:t>22</w:t>
        </w:r>
      </w:hyperlink>
    </w:p>
    <w:p w14:paraId="5E9384B4" w14:textId="77777777" w:rsidR="007C003E" w:rsidRDefault="001D06A7">
      <w:pPr>
        <w:pStyle w:val="Contents1"/>
        <w:tabs>
          <w:tab w:val="clear" w:pos="480"/>
          <w:tab w:val="clear" w:pos="8495"/>
          <w:tab w:val="right" w:leader="dot" w:pos="8504"/>
        </w:tabs>
      </w:pPr>
      <w:hyperlink w:anchor="__RefHeading___Toc4186_322184419" w:history="1">
        <w:r w:rsidR="00412283">
          <w:t>Materials &amp; Methods</w:t>
        </w:r>
        <w:r w:rsidR="00412283">
          <w:tab/>
          <w:t>25</w:t>
        </w:r>
      </w:hyperlink>
    </w:p>
    <w:p w14:paraId="5C56E5CD" w14:textId="77777777" w:rsidR="007C003E" w:rsidRDefault="001D06A7">
      <w:pPr>
        <w:pStyle w:val="Contents1"/>
        <w:tabs>
          <w:tab w:val="clear" w:pos="480"/>
          <w:tab w:val="clear" w:pos="8495"/>
          <w:tab w:val="right" w:leader="dot" w:pos="8504"/>
        </w:tabs>
      </w:pPr>
      <w:hyperlink w:anchor="__RefHeading___Toc4188_322184419" w:history="1">
        <w:r w:rsidR="00412283">
          <w:t>Results</w:t>
        </w:r>
        <w:r w:rsidR="00412283">
          <w:tab/>
          <w:t>26</w:t>
        </w:r>
      </w:hyperlink>
    </w:p>
    <w:p w14:paraId="0CBABF58" w14:textId="77777777" w:rsidR="007C003E" w:rsidRDefault="001D06A7">
      <w:pPr>
        <w:pStyle w:val="Contents1"/>
        <w:tabs>
          <w:tab w:val="clear" w:pos="480"/>
          <w:tab w:val="clear" w:pos="8495"/>
          <w:tab w:val="right" w:leader="dot" w:pos="8504"/>
        </w:tabs>
      </w:pPr>
      <w:hyperlink w:anchor="__RefHeading___Toc4190_322184419" w:history="1">
        <w:r w:rsidR="00412283">
          <w:t>Conclusions &amp; Future works</w:t>
        </w:r>
        <w:r w:rsidR="00412283">
          <w:tab/>
          <w:t>27</w:t>
        </w:r>
      </w:hyperlink>
    </w:p>
    <w:p w14:paraId="734B4C96" w14:textId="77777777" w:rsidR="007C003E" w:rsidRDefault="001D06A7">
      <w:pPr>
        <w:pStyle w:val="Contents1"/>
        <w:tabs>
          <w:tab w:val="clear" w:pos="480"/>
          <w:tab w:val="clear" w:pos="8495"/>
          <w:tab w:val="right" w:leader="dot" w:pos="8504"/>
        </w:tabs>
      </w:pPr>
      <w:hyperlink w:anchor="__RefHeading___Toc4192_322184419" w:history="1">
        <w:r w:rsidR="00412283">
          <w:t>Glossary</w:t>
        </w:r>
        <w:r w:rsidR="00412283">
          <w:tab/>
          <w:t>28</w:t>
        </w:r>
      </w:hyperlink>
    </w:p>
    <w:p w14:paraId="2AC60A7C" w14:textId="77777777" w:rsidR="007C003E" w:rsidRDefault="001D06A7">
      <w:pPr>
        <w:pStyle w:val="Contents1"/>
        <w:tabs>
          <w:tab w:val="clear" w:pos="480"/>
          <w:tab w:val="clear" w:pos="8495"/>
          <w:tab w:val="right" w:leader="dot" w:pos="8504"/>
        </w:tabs>
      </w:pPr>
      <w:hyperlink w:anchor="__RefHeading___Toc4196_322184419" w:history="1">
        <w:r w:rsidR="00412283">
          <w:t>Annex</w:t>
        </w:r>
        <w:r w:rsidR="00412283">
          <w:tab/>
          <w:t>34</w:t>
        </w:r>
      </w:hyperlink>
    </w:p>
    <w:p w14:paraId="0A8CF16B" w14:textId="77777777" w:rsidR="007C003E" w:rsidRDefault="00412283">
      <w:pPr>
        <w:pStyle w:val="ContentsHeading"/>
        <w:sectPr w:rsidR="007C003E">
          <w:headerReference w:type="default" r:id="rId18"/>
          <w:footerReference w:type="default" r:id="rId19"/>
          <w:pgSz w:w="11906" w:h="16838"/>
          <w:pgMar w:top="1415" w:right="1701" w:bottom="1418" w:left="1701" w:header="709" w:footer="709" w:gutter="0"/>
          <w:pgNumType w:fmt="lowerRoman"/>
          <w:cols w:space="720"/>
        </w:sectPr>
      </w:pPr>
      <w:r>
        <w:rPr>
          <w:rFonts w:ascii="Arial" w:eastAsia="Times New Roman" w:hAnsi="Arial" w:cs="Arial"/>
        </w:rPr>
        <w:fldChar w:fldCharType="end"/>
      </w:r>
      <w:commentRangeEnd w:id="0"/>
      <w:r w:rsidR="00514B82">
        <w:rPr>
          <w:rStyle w:val="Refdecomentario"/>
          <w:rFonts w:ascii="Liberation Serif" w:eastAsia="Noto Serif CJK SC" w:hAnsi="Liberation Serif" w:cs="Mangal"/>
          <w:b w:val="0"/>
          <w:bCs w:val="0"/>
          <w:lang w:val="en-GB" w:bidi="hi-IN"/>
        </w:rPr>
        <w:commentReference w:id="0"/>
      </w:r>
    </w:p>
    <w:p w14:paraId="5C165C74" w14:textId="77777777" w:rsidR="007C003E" w:rsidRDefault="00412283">
      <w:pPr>
        <w:pStyle w:val="FigureIndexHeading"/>
      </w:pPr>
      <w:proofErr w:type="spellStart"/>
      <w:r>
        <w:lastRenderedPageBreak/>
        <w:t>Table</w:t>
      </w:r>
      <w:proofErr w:type="spellEnd"/>
      <w:r>
        <w:t xml:space="preserve"> of Figures</w:t>
      </w:r>
    </w:p>
    <w:p w14:paraId="60E5AC06" w14:textId="77777777" w:rsidR="007C003E" w:rsidRDefault="001D06A7">
      <w:pPr>
        <w:pStyle w:val="FigureIndex1"/>
      </w:pPr>
      <w:hyperlink w:anchor="Figure!0|sequence" w:history="1">
        <w:r w:rsidR="00412283">
          <w:t>Figure 1: Overview of workflow managers for bioinformatics. Extracted from Wratten et al. (2021)</w:t>
        </w:r>
        <w:r w:rsidR="00412283">
          <w:tab/>
          <w:t>10</w:t>
        </w:r>
      </w:hyperlink>
    </w:p>
    <w:p w14:paraId="660552DF" w14:textId="77777777" w:rsidR="007C003E" w:rsidRDefault="001D06A7">
      <w:pPr>
        <w:pStyle w:val="FigureIndex1"/>
      </w:pPr>
      <w:hyperlink w:anchor="Figure!1|sequence" w:history="1">
        <w:r w:rsidR="00412283">
          <w:t>Figure 2: Pipeline graph extracted from targets manual.</w:t>
        </w:r>
        <w:r w:rsidR="00412283">
          <w:tab/>
          <w:t>16</w:t>
        </w:r>
      </w:hyperlink>
    </w:p>
    <w:p w14:paraId="7549160A" w14:textId="77777777" w:rsidR="007C003E" w:rsidRDefault="001D06A7">
      <w:pPr>
        <w:pStyle w:val="FigureIndex1"/>
      </w:pPr>
      <w:hyperlink w:anchor="Figure!2|sequence" w:history="1">
        <w:r w:rsidR="00412283">
          <w:t>Figure 3: Graph of the pipeline implemented in this work</w:t>
        </w:r>
        <w:r w:rsidR="00412283">
          <w:tab/>
          <w:t>17</w:t>
        </w:r>
      </w:hyperlink>
    </w:p>
    <w:p w14:paraId="0FDF8675" w14:textId="77777777" w:rsidR="007C003E" w:rsidRDefault="001D06A7">
      <w:pPr>
        <w:pStyle w:val="FigureIndex1"/>
      </w:pPr>
      <w:hyperlink w:anchor="Figure!3|sequence" w:history="1">
        <w:r w:rsidR="00412283">
          <w:t>Figure 4: Static report output</w:t>
        </w:r>
        <w:r w:rsidR="00412283">
          <w:tab/>
          <w:t>20</w:t>
        </w:r>
      </w:hyperlink>
    </w:p>
    <w:p w14:paraId="0D35DDB2" w14:textId="77777777" w:rsidR="007C003E" w:rsidRDefault="001D06A7">
      <w:pPr>
        <w:pStyle w:val="FigureIndex1"/>
      </w:pPr>
      <w:hyperlink w:anchor="Figure!4|sequence" w:history="1">
        <w:r w:rsidR="00412283">
          <w:t>Figure 5: Application screenshot</w:t>
        </w:r>
        <w:r w:rsidR="00412283">
          <w:tab/>
          <w:t>22</w:t>
        </w:r>
      </w:hyperlink>
    </w:p>
    <w:p w14:paraId="6686A910" w14:textId="77777777" w:rsidR="007C003E" w:rsidRDefault="00412283">
      <w:pPr>
        <w:pStyle w:val="Tableindexheading"/>
      </w:pPr>
      <w:proofErr w:type="spellStart"/>
      <w:r>
        <w:t>Index</w:t>
      </w:r>
      <w:proofErr w:type="spellEnd"/>
      <w:r>
        <w:t xml:space="preserve"> of </w:t>
      </w:r>
      <w:proofErr w:type="spellStart"/>
      <w:r>
        <w:t>Code</w:t>
      </w:r>
      <w:proofErr w:type="spellEnd"/>
      <w:r>
        <w:t xml:space="preserve"> </w:t>
      </w:r>
      <w:proofErr w:type="spellStart"/>
      <w:r>
        <w:t>Blocks</w:t>
      </w:r>
      <w:proofErr w:type="spellEnd"/>
    </w:p>
    <w:p w14:paraId="5710BBE1" w14:textId="77777777" w:rsidR="007C003E" w:rsidRDefault="00412283">
      <w:pPr>
        <w:pStyle w:val="Tableindex1"/>
      </w:pPr>
      <w:r>
        <w:t>Code 1: Example of parameter list declaration</w:t>
      </w:r>
      <w:r>
        <w:tab/>
        <w:t>14</w:t>
      </w:r>
    </w:p>
    <w:p w14:paraId="38048440" w14:textId="77777777" w:rsidR="007C003E" w:rsidRDefault="00412283">
      <w:pPr>
        <w:pStyle w:val="Tableindex1"/>
      </w:pPr>
      <w:r>
        <w:t>Code 2: Example of a target declaration</w:t>
      </w:r>
      <w:r>
        <w:tab/>
        <w:t>16</w:t>
      </w:r>
    </w:p>
    <w:p w14:paraId="2052591A" w14:textId="77777777" w:rsidR="007C003E" w:rsidRDefault="00412283">
      <w:pPr>
        <w:pStyle w:val="Tableindex1"/>
      </w:pPr>
      <w:r>
        <w:t>Code 3: Example of a target declaration using small multiples</w:t>
      </w:r>
      <w:r>
        <w:tab/>
        <w:t>17</w:t>
      </w:r>
    </w:p>
    <w:p w14:paraId="123109B9" w14:textId="77777777" w:rsidR="007C003E" w:rsidRDefault="00412283">
      <w:pPr>
        <w:pStyle w:val="Tableindex1"/>
      </w:pPr>
      <w:r>
        <w:t>Code 4: bang bang operator replacement</w:t>
      </w:r>
      <w:r>
        <w:tab/>
        <w:t>18</w:t>
      </w:r>
    </w:p>
    <w:p w14:paraId="7E4EB86C" w14:textId="77777777" w:rsidR="007C003E" w:rsidRDefault="00412283">
      <w:pPr>
        <w:pStyle w:val="Tableindex1"/>
      </w:pPr>
      <w:r>
        <w:t>Code 5: running an specific target</w:t>
      </w:r>
      <w:r>
        <w:tab/>
        <w:t>19</w:t>
      </w:r>
    </w:p>
    <w:p w14:paraId="2D060C9C" w14:textId="77777777" w:rsidR="007C003E" w:rsidRDefault="00412283">
      <w:pPr>
        <w:pStyle w:val="Tableindex1"/>
      </w:pPr>
      <w:r>
        <w:t>Code 6: loading targets in the workspace</w:t>
      </w:r>
      <w:r>
        <w:tab/>
        <w:t>19</w:t>
      </w:r>
    </w:p>
    <w:p w14:paraId="5C1E7C6F" w14:textId="77777777" w:rsidR="007C003E" w:rsidRDefault="00412283">
      <w:pPr>
        <w:pStyle w:val="Tableindex1"/>
      </w:pPr>
      <w:r>
        <w:t>Code 7: file outputs in targets</w:t>
      </w:r>
      <w:r>
        <w:tab/>
        <w:t>19</w:t>
      </w:r>
    </w:p>
    <w:p w14:paraId="18989E45" w14:textId="77777777" w:rsidR="007C003E" w:rsidRDefault="00412283">
      <w:pPr>
        <w:pStyle w:val="Tableindex1"/>
      </w:pPr>
      <w:r>
        <w:t>Code 8: tar_render example</w:t>
      </w:r>
      <w:r>
        <w:tab/>
        <w:t>20</w:t>
      </w:r>
    </w:p>
    <w:p w14:paraId="31FC7EC8" w14:textId="77777777" w:rsidR="007C003E" w:rsidRDefault="00412283">
      <w:pPr>
        <w:pStyle w:val="Tableindex1"/>
      </w:pPr>
      <w:r>
        <w:t>Code 9: example Rmarkdown chunk using a target</w:t>
      </w:r>
      <w:r>
        <w:tab/>
        <w:t>20</w:t>
      </w:r>
    </w:p>
    <w:p w14:paraId="3E987D99" w14:textId="77777777" w:rsidR="007C003E" w:rsidRDefault="00412283">
      <w:pPr>
        <w:pStyle w:val="Tableindex1"/>
      </w:pPr>
      <w:r>
        <w:t>Code 10: Dockerfile</w:t>
      </w:r>
      <w:r>
        <w:tab/>
        <w:t>21</w:t>
      </w:r>
    </w:p>
    <w:p w14:paraId="7B17203C" w14:textId="77777777" w:rsidR="007C003E" w:rsidRDefault="00412283">
      <w:pPr>
        <w:pStyle w:val="Tableindex1"/>
      </w:pPr>
      <w:r>
        <w:t>Code 11: run_in_docker.sh contents</w:t>
      </w:r>
      <w:r>
        <w:tab/>
        <w:t>21</w:t>
      </w:r>
    </w:p>
    <w:p w14:paraId="413C8CD7" w14:textId="77777777" w:rsidR="007C003E" w:rsidRDefault="007C003E">
      <w:pPr>
        <w:pStyle w:val="Ttulo1"/>
      </w:pPr>
    </w:p>
    <w:p w14:paraId="4AF3F570" w14:textId="77777777" w:rsidR="007C003E" w:rsidRDefault="00412283">
      <w:pPr>
        <w:pStyle w:val="Ttulo1"/>
        <w:pageBreakBefore/>
        <w:rPr>
          <w:lang w:val="en-US"/>
        </w:rPr>
      </w:pPr>
      <w:bookmarkStart w:id="1" w:name="__RefHeading___Toc1031_3486382759"/>
      <w:r>
        <w:rPr>
          <w:lang w:val="en-US"/>
        </w:rPr>
        <w:lastRenderedPageBreak/>
        <w:t>Introduction</w:t>
      </w:r>
      <w:bookmarkEnd w:id="1"/>
    </w:p>
    <w:p w14:paraId="0C1BA1A8" w14:textId="77777777" w:rsidR="007C003E" w:rsidRDefault="00412283">
      <w:pPr>
        <w:pStyle w:val="Ttulo2"/>
        <w:rPr>
          <w:lang w:val="en-US"/>
        </w:rPr>
      </w:pPr>
      <w:bookmarkStart w:id="2" w:name="__RefHeading___Toc993_3486382759"/>
      <w:bookmarkStart w:id="3" w:name="context-and-justification-of-this-work"/>
      <w:r>
        <w:rPr>
          <w:lang w:val="en-US"/>
        </w:rPr>
        <w:t>Context and justification of this work</w:t>
      </w:r>
      <w:bookmarkEnd w:id="2"/>
    </w:p>
    <w:p w14:paraId="1B1566F3" w14:textId="6ED620F3" w:rsidR="007C003E" w:rsidRDefault="00412283">
      <w:pPr>
        <w:pStyle w:val="FirstParagraph"/>
        <w:rPr>
          <w:lang w:val="en-US"/>
        </w:rPr>
      </w:pPr>
      <w:r>
        <w:rPr>
          <w:lang w:val="en-US"/>
        </w:rPr>
        <w:t xml:space="preserve">Reproducibility is one of the cornerstones of the scientific method, nonetheless is one of the most commonly forgotten, sometimes shadowed by the novelty or alleged impact of the results (Ioannidis 2005; Errington, Denis, et al. 2021). With the advent of informatics more powerful and flexible analyses are available to researchers in all fields everyday (Gauthier et al. 2018). Unfortunately, this power and flexibility comes usually at the cost of complexity and length. Bioinformatics pipelines are paramount examples of the benefit of these powerful and flexible analyses and also of the cost of complexity (Brito et al. 2020; Ioannidis et al. 2009; </w:t>
      </w:r>
      <w:proofErr w:type="spellStart"/>
      <w:r>
        <w:rPr>
          <w:lang w:val="en-US"/>
        </w:rPr>
        <w:t>Mangul</w:t>
      </w:r>
      <w:proofErr w:type="spellEnd"/>
      <w:r>
        <w:rPr>
          <w:lang w:val="en-US"/>
        </w:rPr>
        <w:t xml:space="preserve"> et al. 2019; </w:t>
      </w:r>
      <w:proofErr w:type="spellStart"/>
      <w:r>
        <w:rPr>
          <w:lang w:val="en-US"/>
        </w:rPr>
        <w:t>Markowetz</w:t>
      </w:r>
      <w:proofErr w:type="spellEnd"/>
      <w:r>
        <w:rPr>
          <w:lang w:val="en-US"/>
        </w:rPr>
        <w:t xml:space="preserve"> 2015). This issue is not solved exclusively by properly storing the scripts of analysis and the data, additional considerations must be taken, such as the pathing, the version of the language used, the version of the libraries, the operating system and its version, </w:t>
      </w:r>
      <w:proofErr w:type="spellStart"/>
      <w:r>
        <w:rPr>
          <w:lang w:val="en-US"/>
        </w:rPr>
        <w:t>etc</w:t>
      </w:r>
      <w:proofErr w:type="spellEnd"/>
      <w:r>
        <w:rPr>
          <w:lang w:val="en-US"/>
        </w:rPr>
        <w:t xml:space="preserve"> (Wallach, </w:t>
      </w:r>
      <w:proofErr w:type="spellStart"/>
      <w:r>
        <w:rPr>
          <w:lang w:val="en-US"/>
        </w:rPr>
        <w:t>Boyack</w:t>
      </w:r>
      <w:proofErr w:type="spellEnd"/>
      <w:r>
        <w:rPr>
          <w:lang w:val="en-US"/>
        </w:rPr>
        <w:t xml:space="preserve">, and Ioannidis 2018; Wratten, </w:t>
      </w:r>
      <w:proofErr w:type="spellStart"/>
      <w:r>
        <w:rPr>
          <w:lang w:val="en-US"/>
        </w:rPr>
        <w:t>Wilm</w:t>
      </w:r>
      <w:proofErr w:type="spellEnd"/>
      <w:r>
        <w:rPr>
          <w:lang w:val="en-US"/>
        </w:rPr>
        <w:t xml:space="preserve">, and </w:t>
      </w:r>
      <w:proofErr w:type="spellStart"/>
      <w:r>
        <w:rPr>
          <w:lang w:val="en-US"/>
        </w:rPr>
        <w:t>Göke</w:t>
      </w:r>
      <w:proofErr w:type="spellEnd"/>
      <w:r>
        <w:rPr>
          <w:lang w:val="en-US"/>
        </w:rPr>
        <w:t xml:space="preserve"> 2021). All these problem</w:t>
      </w:r>
      <w:ins w:id="4" w:author="Ferrer Almirall, Mireia" w:date="2023-01-09T09:30:00Z">
        <w:r w:rsidR="006933EE">
          <w:rPr>
            <w:lang w:val="en-US"/>
          </w:rPr>
          <w:t>s</w:t>
        </w:r>
      </w:ins>
      <w:r>
        <w:rPr>
          <w:lang w:val="en-US"/>
        </w:rPr>
        <w:t xml:space="preserve"> hinder</w:t>
      </w:r>
      <w:del w:id="5" w:author="Ferrer Almirall, Mireia" w:date="2023-01-09T09:30:00Z">
        <w:r w:rsidDel="006933EE">
          <w:rPr>
            <w:lang w:val="en-US"/>
          </w:rPr>
          <w:delText>s</w:delText>
        </w:r>
      </w:del>
      <w:r>
        <w:rPr>
          <w:lang w:val="en-US"/>
        </w:rPr>
        <w:t xml:space="preserve"> reproducibility and </w:t>
      </w:r>
      <w:ins w:id="6" w:author="Ferrer Almirall, Mireia" w:date="2023-01-09T09:32:00Z">
        <w:r w:rsidR="0017712A">
          <w:rPr>
            <w:lang w:val="en-US"/>
          </w:rPr>
          <w:t>o</w:t>
        </w:r>
      </w:ins>
      <w:r>
        <w:rPr>
          <w:lang w:val="en-US"/>
        </w:rPr>
        <w:t>utmost care must be taken when preparing and storing these pipelines, so they can be run not only at the moment of the initial analysis but at any moment in the future when another researcher may need to verify the analyses, extend them or run them on new data.</w:t>
      </w:r>
    </w:p>
    <w:p w14:paraId="1F1B459B" w14:textId="2B57B7D5" w:rsidR="007C003E" w:rsidRDefault="00412283">
      <w:pPr>
        <w:pStyle w:val="Textbody"/>
        <w:rPr>
          <w:lang w:val="en-US"/>
        </w:rPr>
      </w:pPr>
      <w:r>
        <w:rPr>
          <w:lang w:val="en-US"/>
        </w:rPr>
        <w:t xml:space="preserve">This work will explore two possible ways of improving reproducibility when developing bioinformatic pipelines. The first one is making the analysis steps traceable from the start to end. This regards the actual scripts that will be executed during the analysis. To address this </w:t>
      </w:r>
      <w:proofErr w:type="gramStart"/>
      <w:r>
        <w:rPr>
          <w:lang w:val="en-US"/>
        </w:rPr>
        <w:t>issue</w:t>
      </w:r>
      <w:proofErr w:type="gramEnd"/>
      <w:r>
        <w:rPr>
          <w:lang w:val="en-US"/>
        </w:rPr>
        <w:t xml:space="preserve"> </w:t>
      </w:r>
      <w:commentRangeStart w:id="7"/>
      <w:r>
        <w:rPr>
          <w:lang w:val="en-US"/>
        </w:rPr>
        <w:t xml:space="preserve">I will </w:t>
      </w:r>
      <w:commentRangeEnd w:id="7"/>
      <w:r w:rsidR="0017712A">
        <w:rPr>
          <w:rStyle w:val="Refdecomentario"/>
          <w:rFonts w:ascii="Liberation Serif" w:eastAsia="Noto Serif CJK SC" w:hAnsi="Liberation Serif" w:cs="Mangal"/>
          <w:lang w:val="en-GB" w:bidi="hi-IN"/>
        </w:rPr>
        <w:commentReference w:id="7"/>
      </w:r>
      <w:r>
        <w:rPr>
          <w:lang w:val="en-US"/>
        </w:rPr>
        <w:t>take advantage of workflow creation tools that allows creating long reproducible analysis pipelines. The second is creating a reproducible light-weight stable environment w</w:t>
      </w:r>
      <w:ins w:id="8" w:author="Ferrer Almirall, Mireia" w:date="2023-01-09T09:32:00Z">
        <w:r w:rsidR="0017712A">
          <w:rPr>
            <w:lang w:val="en-US"/>
          </w:rPr>
          <w:t>h</w:t>
        </w:r>
      </w:ins>
      <w:r>
        <w:rPr>
          <w:lang w:val="en-US"/>
        </w:rPr>
        <w:t>ere the previous pipeline will run by using containers.</w:t>
      </w:r>
    </w:p>
    <w:p w14:paraId="744A102A" w14:textId="5F342757" w:rsidR="007C003E" w:rsidRDefault="00412283">
      <w:pPr>
        <w:pStyle w:val="Textbody"/>
        <w:rPr>
          <w:lang w:val="en-US"/>
        </w:rPr>
      </w:pPr>
      <w:r>
        <w:rPr>
          <w:lang w:val="en-US"/>
        </w:rPr>
        <w:t xml:space="preserve">The other objective of this work has to do with the interactivity of the </w:t>
      </w:r>
      <w:del w:id="9" w:author="Ferrer Almirall, Mireia" w:date="2023-01-09T09:32:00Z">
        <w:r w:rsidDel="0017712A">
          <w:rPr>
            <w:lang w:val="en-US"/>
          </w:rPr>
          <w:delText xml:space="preserve">the </w:delText>
        </w:r>
      </w:del>
      <w:r>
        <w:rPr>
          <w:lang w:val="en-US"/>
        </w:rPr>
        <w:t xml:space="preserve">reports obtained during the analysis process. It is rarely the case, particularly in clinical environments, that the same person has the ability to program and run analyses (e.g.: a </w:t>
      </w:r>
      <w:proofErr w:type="spellStart"/>
      <w:r>
        <w:rPr>
          <w:lang w:val="en-US"/>
        </w:rPr>
        <w:t>bioinfomatics</w:t>
      </w:r>
      <w:proofErr w:type="spellEnd"/>
      <w:r>
        <w:rPr>
          <w:lang w:val="en-US"/>
        </w:rPr>
        <w:t xml:space="preserve"> expert) and also to make decisions based on those data (e.g.: a medical doctor) (</w:t>
      </w:r>
      <w:proofErr w:type="spellStart"/>
      <w:r>
        <w:rPr>
          <w:lang w:val="en-US"/>
        </w:rPr>
        <w:t>Ludt</w:t>
      </w:r>
      <w:proofErr w:type="spellEnd"/>
      <w:r>
        <w:rPr>
          <w:lang w:val="en-US"/>
        </w:rPr>
        <w:t xml:space="preserve"> et al. 2022). This usually creates a communication overhead between the data expert and the decision-maker until the exact data needed to make the decision is found. This work will also create an interactive tool that will try to ameliorate this problem by providing the decision-maker with a small set of tools that would decrease this communication overhead.</w:t>
      </w:r>
      <w:bookmarkEnd w:id="3"/>
    </w:p>
    <w:p w14:paraId="585B18B0" w14:textId="77777777" w:rsidR="007C003E" w:rsidRDefault="00412283">
      <w:pPr>
        <w:pStyle w:val="Ttulo2"/>
        <w:rPr>
          <w:lang w:val="en-US"/>
        </w:rPr>
      </w:pPr>
      <w:bookmarkStart w:id="10" w:name="__RefHeading___Toc995_3486382759"/>
      <w:bookmarkStart w:id="11" w:name="general-description"/>
      <w:r>
        <w:rPr>
          <w:lang w:val="en-US"/>
        </w:rPr>
        <w:t>General description</w:t>
      </w:r>
      <w:bookmarkEnd w:id="10"/>
    </w:p>
    <w:p w14:paraId="39CEF47A" w14:textId="77777777" w:rsidR="007C003E" w:rsidRDefault="00412283">
      <w:pPr>
        <w:pStyle w:val="FirstParagraph"/>
        <w:rPr>
          <w:lang w:val="en-US"/>
        </w:rPr>
      </w:pPr>
      <w:r>
        <w:rPr>
          <w:lang w:val="en-US"/>
        </w:rPr>
        <w:t xml:space="preserve">The intention of this work is to create a proof of concept that would address two problems commonly found when developing bioinformatics pipelines. The first one is how to improve its reproducibility through the use of workflow tools and containers. And the second one is to explore interactive tools as a mean to reduce </w:t>
      </w:r>
      <w:r>
        <w:rPr>
          <w:lang w:val="en-US"/>
        </w:rPr>
        <w:lastRenderedPageBreak/>
        <w:t xml:space="preserve">the overhead between bioinformatics and medical personnel improving the </w:t>
      </w:r>
      <w:proofErr w:type="gramStart"/>
      <w:r>
        <w:rPr>
          <w:lang w:val="en-US"/>
        </w:rPr>
        <w:t>decision making</w:t>
      </w:r>
      <w:proofErr w:type="gramEnd"/>
      <w:r>
        <w:rPr>
          <w:lang w:val="en-US"/>
        </w:rPr>
        <w:t xml:space="preserve"> loop.</w:t>
      </w:r>
      <w:bookmarkStart w:id="12" w:name="objectives"/>
      <w:bookmarkEnd w:id="11"/>
    </w:p>
    <w:p w14:paraId="5385AC4F" w14:textId="77777777" w:rsidR="007C003E" w:rsidRDefault="00412283">
      <w:pPr>
        <w:pStyle w:val="Ttulo2"/>
        <w:rPr>
          <w:lang w:val="en-US"/>
        </w:rPr>
      </w:pPr>
      <w:bookmarkStart w:id="13" w:name="__RefHeading___Toc999_3486382759"/>
      <w:bookmarkStart w:id="14" w:name="general-objectives"/>
      <w:r>
        <w:rPr>
          <w:lang w:val="en-US"/>
        </w:rPr>
        <w:t>General Objectives</w:t>
      </w:r>
      <w:bookmarkEnd w:id="13"/>
    </w:p>
    <w:p w14:paraId="4A30312F" w14:textId="77777777" w:rsidR="007C003E" w:rsidRDefault="00412283">
      <w:pPr>
        <w:pStyle w:val="FirstParagraph"/>
        <w:rPr>
          <w:lang w:val="en-US"/>
        </w:rPr>
      </w:pPr>
      <w:r>
        <w:rPr>
          <w:lang w:val="en-US"/>
        </w:rPr>
        <w:t xml:space="preserve">Create a proof of concept that includes a traceable and reproducible pipeline through the use of workflow tools. This pipeline must run inside a container and produce an </w:t>
      </w:r>
      <w:commentRangeStart w:id="15"/>
      <w:r>
        <w:rPr>
          <w:lang w:val="en-US"/>
        </w:rPr>
        <w:t>interactive report as a result.</w:t>
      </w:r>
      <w:bookmarkEnd w:id="14"/>
      <w:commentRangeEnd w:id="15"/>
      <w:r w:rsidR="0017712A">
        <w:rPr>
          <w:rStyle w:val="Refdecomentario"/>
          <w:rFonts w:ascii="Liberation Serif" w:eastAsia="Noto Serif CJK SC" w:hAnsi="Liberation Serif" w:cs="Mangal"/>
          <w:lang w:val="en-GB" w:bidi="hi-IN"/>
        </w:rPr>
        <w:commentReference w:id="15"/>
      </w:r>
    </w:p>
    <w:p w14:paraId="35DBB3CA" w14:textId="77777777" w:rsidR="007C003E" w:rsidRDefault="00412283">
      <w:pPr>
        <w:pStyle w:val="Ttulo2"/>
        <w:rPr>
          <w:lang w:val="en-US"/>
        </w:rPr>
      </w:pPr>
      <w:bookmarkStart w:id="16" w:name="__RefHeading___Toc1001_3486382759"/>
      <w:bookmarkStart w:id="17" w:name="specific-objectives"/>
      <w:r>
        <w:rPr>
          <w:lang w:val="en-US"/>
        </w:rPr>
        <w:t>Specific objectives</w:t>
      </w:r>
      <w:bookmarkEnd w:id="16"/>
    </w:p>
    <w:p w14:paraId="488D0C72" w14:textId="77777777" w:rsidR="007C003E" w:rsidRDefault="00412283">
      <w:pPr>
        <w:pStyle w:val="Standard"/>
        <w:numPr>
          <w:ilvl w:val="0"/>
          <w:numId w:val="17"/>
        </w:numPr>
        <w:rPr>
          <w:lang w:val="en-US"/>
        </w:rPr>
      </w:pPr>
      <w:r>
        <w:rPr>
          <w:lang w:val="en-US"/>
        </w:rPr>
        <w:t>Describe the reproducibility problem in bioinformatics</w:t>
      </w:r>
    </w:p>
    <w:p w14:paraId="662356DD" w14:textId="77777777" w:rsidR="007C003E" w:rsidRDefault="00412283">
      <w:pPr>
        <w:pStyle w:val="Standard"/>
        <w:numPr>
          <w:ilvl w:val="0"/>
          <w:numId w:val="10"/>
        </w:numPr>
        <w:rPr>
          <w:lang w:val="en-US"/>
        </w:rPr>
      </w:pPr>
      <w:r>
        <w:rPr>
          <w:lang w:val="en-US"/>
        </w:rPr>
        <w:t>Explore containers and workflow tools as a mean to improve the reproducibility of bioinformatics pipelines</w:t>
      </w:r>
    </w:p>
    <w:p w14:paraId="74C85A3D" w14:textId="77777777" w:rsidR="007C003E" w:rsidRDefault="00412283">
      <w:pPr>
        <w:pStyle w:val="Standard"/>
        <w:numPr>
          <w:ilvl w:val="0"/>
          <w:numId w:val="10"/>
        </w:numPr>
        <w:rPr>
          <w:lang w:val="en-US"/>
        </w:rPr>
      </w:pPr>
      <w:r>
        <w:rPr>
          <w:lang w:val="en-US"/>
        </w:rPr>
        <w:t xml:space="preserve">Explore interactive tools as a mean to improve the </w:t>
      </w:r>
      <w:proofErr w:type="gramStart"/>
      <w:r>
        <w:rPr>
          <w:lang w:val="en-US"/>
        </w:rPr>
        <w:t>decision making</w:t>
      </w:r>
      <w:proofErr w:type="gramEnd"/>
      <w:r>
        <w:rPr>
          <w:lang w:val="en-US"/>
        </w:rPr>
        <w:t xml:space="preserve"> loop in clinical settings</w:t>
      </w:r>
    </w:p>
    <w:p w14:paraId="453ABCF6" w14:textId="77777777" w:rsidR="007C003E" w:rsidRDefault="00412283">
      <w:pPr>
        <w:pStyle w:val="Standard"/>
        <w:numPr>
          <w:ilvl w:val="0"/>
          <w:numId w:val="10"/>
        </w:numPr>
        <w:rPr>
          <w:lang w:val="en-US"/>
        </w:rPr>
      </w:pPr>
      <w:r>
        <w:rPr>
          <w:lang w:val="en-US"/>
        </w:rPr>
        <w:t>Create a microarray analysis pipeline using containers that produce an interactive report as a result in a real setting</w:t>
      </w:r>
      <w:bookmarkEnd w:id="12"/>
      <w:bookmarkEnd w:id="17"/>
    </w:p>
    <w:p w14:paraId="79700B4C" w14:textId="77777777" w:rsidR="007C003E" w:rsidRDefault="00412283">
      <w:pPr>
        <w:pStyle w:val="Ttulo2"/>
        <w:rPr>
          <w:lang w:val="en-US"/>
        </w:rPr>
      </w:pPr>
      <w:bookmarkStart w:id="18" w:name="__RefHeading___Toc1003_3486382759"/>
      <w:bookmarkStart w:id="19" w:name="approach-and-method"/>
      <w:r>
        <w:rPr>
          <w:lang w:val="en-US"/>
        </w:rPr>
        <w:t>Approach and method</w:t>
      </w:r>
      <w:bookmarkEnd w:id="18"/>
    </w:p>
    <w:p w14:paraId="5A6E4BF5" w14:textId="77777777" w:rsidR="007C003E" w:rsidRDefault="00412283">
      <w:pPr>
        <w:pStyle w:val="FirstParagraph"/>
        <w:rPr>
          <w:lang w:val="en-US"/>
        </w:rPr>
      </w:pPr>
      <w:r>
        <w:rPr>
          <w:lang w:val="en-US"/>
        </w:rPr>
        <w:t xml:space="preserve">Firstly, this work will address the state of the art in reproducibility with particular emphasis in the bioinformatics field. Secondly, this work will explore the creation of a proof of concept microarrays analysis pipeline created in a workflow tool that will run inside a container that will produce, among other products, an interactive report. In this second part, </w:t>
      </w:r>
      <w:commentRangeStart w:id="20"/>
      <w:r>
        <w:rPr>
          <w:lang w:val="en-US"/>
        </w:rPr>
        <w:t xml:space="preserve">I will </w:t>
      </w:r>
      <w:commentRangeEnd w:id="20"/>
      <w:r w:rsidR="0017712A">
        <w:rPr>
          <w:rStyle w:val="Refdecomentario"/>
          <w:rFonts w:ascii="Liberation Serif" w:eastAsia="Noto Serif CJK SC" w:hAnsi="Liberation Serif" w:cs="Mangal"/>
          <w:lang w:val="en-GB" w:bidi="hi-IN"/>
        </w:rPr>
        <w:commentReference w:id="20"/>
      </w:r>
      <w:r>
        <w:rPr>
          <w:lang w:val="en-US"/>
        </w:rPr>
        <w:t xml:space="preserve">count with the support of the </w:t>
      </w:r>
      <w:proofErr w:type="spellStart"/>
      <w:r>
        <w:rPr>
          <w:i/>
          <w:iCs/>
          <w:lang w:val="en-US"/>
        </w:rPr>
        <w:t>Plataforma</w:t>
      </w:r>
      <w:proofErr w:type="spellEnd"/>
      <w:r>
        <w:rPr>
          <w:i/>
          <w:iCs/>
          <w:lang w:val="en-US"/>
        </w:rPr>
        <w:t xml:space="preserve"> de </w:t>
      </w:r>
      <w:proofErr w:type="spellStart"/>
      <w:r>
        <w:rPr>
          <w:i/>
          <w:iCs/>
          <w:lang w:val="en-US"/>
        </w:rPr>
        <w:t>Bioinformática</w:t>
      </w:r>
      <w:proofErr w:type="spellEnd"/>
      <w:r>
        <w:rPr>
          <w:i/>
          <w:iCs/>
          <w:lang w:val="en-US"/>
        </w:rPr>
        <w:t xml:space="preserve"> de la Unidad de </w:t>
      </w:r>
      <w:proofErr w:type="spellStart"/>
      <w:r>
        <w:rPr>
          <w:i/>
          <w:iCs/>
          <w:lang w:val="en-US"/>
        </w:rPr>
        <w:t>Estadística</w:t>
      </w:r>
      <w:proofErr w:type="spellEnd"/>
      <w:r>
        <w:rPr>
          <w:i/>
          <w:iCs/>
          <w:lang w:val="en-US"/>
        </w:rPr>
        <w:t xml:space="preserve"> y </w:t>
      </w:r>
      <w:proofErr w:type="spellStart"/>
      <w:r>
        <w:rPr>
          <w:i/>
          <w:iCs/>
          <w:lang w:val="en-US"/>
        </w:rPr>
        <w:t>Bioinformática</w:t>
      </w:r>
      <w:proofErr w:type="spellEnd"/>
      <w:r>
        <w:rPr>
          <w:i/>
          <w:iCs/>
          <w:lang w:val="en-US"/>
        </w:rPr>
        <w:t xml:space="preserve"> (UEB)</w:t>
      </w:r>
      <w:r>
        <w:rPr>
          <w:lang w:val="en-US"/>
        </w:rPr>
        <w:t xml:space="preserve"> for having access to data and creating a useful pipeline that could be used in a real clinical setting.</w:t>
      </w:r>
    </w:p>
    <w:p w14:paraId="5464DED4" w14:textId="77777777" w:rsidR="007C003E" w:rsidRDefault="00412283">
      <w:pPr>
        <w:pStyle w:val="Textbody"/>
        <w:rPr>
          <w:lang w:val="en-US"/>
        </w:rPr>
      </w:pPr>
      <w:r>
        <w:rPr>
          <w:lang w:val="en-US"/>
        </w:rPr>
        <w:t>From a technical point of view, albeit other tools may be explored during this work:</w:t>
      </w:r>
    </w:p>
    <w:p w14:paraId="3CC54947" w14:textId="77777777" w:rsidR="007C003E" w:rsidRDefault="00412283">
      <w:pPr>
        <w:pStyle w:val="Compact"/>
        <w:numPr>
          <w:ilvl w:val="0"/>
          <w:numId w:val="18"/>
        </w:numPr>
      </w:pPr>
      <w:r>
        <w:rPr>
          <w:lang w:val="en-US"/>
        </w:rPr>
        <w:t xml:space="preserve">The </w:t>
      </w:r>
      <w:proofErr w:type="gramStart"/>
      <w:r>
        <w:rPr>
          <w:rStyle w:val="VerbatimChar"/>
          <w:lang w:val="en-US"/>
        </w:rPr>
        <w:t>R(</w:t>
      </w:r>
      <w:proofErr w:type="gramEnd"/>
      <w:r>
        <w:rPr>
          <w:rStyle w:val="VerbatimChar"/>
          <w:lang w:val="en-US"/>
        </w:rPr>
        <w:t>R Core Team 2022)</w:t>
      </w:r>
      <w:r>
        <w:rPr>
          <w:lang w:val="en-US"/>
        </w:rPr>
        <w:t xml:space="preserve"> language will be used as the foundation for all the software produced in it.</w:t>
      </w:r>
    </w:p>
    <w:p w14:paraId="7798EF99" w14:textId="77777777" w:rsidR="007C003E" w:rsidRDefault="00412283">
      <w:pPr>
        <w:pStyle w:val="Compact"/>
        <w:numPr>
          <w:ilvl w:val="0"/>
          <w:numId w:val="3"/>
        </w:numPr>
      </w:pPr>
      <w:r>
        <w:rPr>
          <w:lang w:val="en-US"/>
        </w:rPr>
        <w:t xml:space="preserve">The </w:t>
      </w:r>
      <w:proofErr w:type="spellStart"/>
      <w:r>
        <w:rPr>
          <w:rStyle w:val="VerbatimChar"/>
          <w:lang w:val="en-US"/>
        </w:rPr>
        <w:t>maUEB</w:t>
      </w:r>
      <w:proofErr w:type="spellEnd"/>
      <w:r>
        <w:rPr>
          <w:lang w:val="en-US"/>
        </w:rPr>
        <w:t xml:space="preserve"> package functions, currently under development by the </w:t>
      </w:r>
      <w:r>
        <w:rPr>
          <w:i/>
          <w:iCs/>
          <w:lang w:val="en-US"/>
        </w:rPr>
        <w:t>UEB</w:t>
      </w:r>
      <w:r>
        <w:rPr>
          <w:lang w:val="en-US"/>
        </w:rPr>
        <w:t>, will be used to implement the microarray analysis pipeline.</w:t>
      </w:r>
    </w:p>
    <w:p w14:paraId="412CB35F" w14:textId="77777777" w:rsidR="007C003E" w:rsidRDefault="00412283">
      <w:pPr>
        <w:pStyle w:val="Compact"/>
        <w:numPr>
          <w:ilvl w:val="0"/>
          <w:numId w:val="3"/>
        </w:numPr>
      </w:pPr>
      <w:r>
        <w:rPr>
          <w:lang w:val="en-US"/>
        </w:rPr>
        <w:t xml:space="preserve">The </w:t>
      </w:r>
      <w:proofErr w:type="gramStart"/>
      <w:r>
        <w:rPr>
          <w:rStyle w:val="VerbatimChar"/>
          <w:lang w:val="en-US"/>
        </w:rPr>
        <w:t>targets(</w:t>
      </w:r>
      <w:proofErr w:type="gramEnd"/>
      <w:r>
        <w:rPr>
          <w:rStyle w:val="VerbatimChar"/>
          <w:lang w:val="en-US"/>
        </w:rPr>
        <w:t>Landau 2021)</w:t>
      </w:r>
      <w:r>
        <w:rPr>
          <w:lang w:val="en-US"/>
        </w:rPr>
        <w:t xml:space="preserve"> package will be used as the workflow tool to create the pipeline itself in combination with the </w:t>
      </w:r>
      <w:proofErr w:type="spellStart"/>
      <w:r>
        <w:rPr>
          <w:rStyle w:val="VerbatimChar"/>
          <w:lang w:val="en-US"/>
        </w:rPr>
        <w:t>maUEB</w:t>
      </w:r>
      <w:proofErr w:type="spellEnd"/>
      <w:r>
        <w:rPr>
          <w:lang w:val="en-US"/>
        </w:rPr>
        <w:t xml:space="preserve"> functions.</w:t>
      </w:r>
    </w:p>
    <w:p w14:paraId="6AEA27D7" w14:textId="77777777" w:rsidR="007C003E" w:rsidRDefault="00412283">
      <w:pPr>
        <w:pStyle w:val="Compact"/>
        <w:numPr>
          <w:ilvl w:val="0"/>
          <w:numId w:val="3"/>
        </w:numPr>
      </w:pPr>
      <w:r>
        <w:rPr>
          <w:rStyle w:val="VerbatimChar"/>
          <w:lang w:val="en-US"/>
        </w:rPr>
        <w:t>R/</w:t>
      </w:r>
      <w:proofErr w:type="gramStart"/>
      <w:r>
        <w:rPr>
          <w:rStyle w:val="VerbatimChar"/>
          <w:lang w:val="en-US"/>
        </w:rPr>
        <w:t>Shiny(</w:t>
      </w:r>
      <w:proofErr w:type="gramEnd"/>
      <w:r>
        <w:rPr>
          <w:rStyle w:val="VerbatimChar"/>
          <w:lang w:val="en-US"/>
        </w:rPr>
        <w:t>Chang et al. 2022)</w:t>
      </w:r>
      <w:r>
        <w:rPr>
          <w:lang w:val="en-US"/>
        </w:rPr>
        <w:t xml:space="preserve"> framework will be used to create an interactive tool.</w:t>
      </w:r>
    </w:p>
    <w:p w14:paraId="34074543" w14:textId="77777777" w:rsidR="007C003E" w:rsidRDefault="00412283">
      <w:pPr>
        <w:pStyle w:val="Compact"/>
        <w:numPr>
          <w:ilvl w:val="0"/>
          <w:numId w:val="3"/>
        </w:numPr>
      </w:pPr>
      <w:proofErr w:type="gramStart"/>
      <w:r>
        <w:rPr>
          <w:rStyle w:val="VerbatimChar"/>
          <w:lang w:val="en-US"/>
        </w:rPr>
        <w:t>Docker(</w:t>
      </w:r>
      <w:proofErr w:type="gramEnd"/>
      <w:r>
        <w:rPr>
          <w:rStyle w:val="VerbatimChar"/>
          <w:lang w:val="en-US"/>
        </w:rPr>
        <w:t>Merkel 2014)</w:t>
      </w:r>
      <w:r>
        <w:rPr>
          <w:lang w:val="en-US"/>
        </w:rPr>
        <w:t xml:space="preserve"> container technology will be used for containerizing the pipeline.</w:t>
      </w:r>
    </w:p>
    <w:p w14:paraId="15F8F362" w14:textId="77777777" w:rsidR="007C003E" w:rsidRDefault="007C003E">
      <w:pPr>
        <w:pStyle w:val="Compact"/>
        <w:ind w:left="720"/>
        <w:rPr>
          <w:lang w:val="en-US"/>
        </w:rPr>
      </w:pPr>
    </w:p>
    <w:p w14:paraId="0A9DBA7D" w14:textId="77777777" w:rsidR="007C003E" w:rsidRDefault="00412283">
      <w:pPr>
        <w:pStyle w:val="FirstParagraph"/>
        <w:rPr>
          <w:lang w:val="en-US"/>
        </w:rPr>
      </w:pPr>
      <w:r>
        <w:rPr>
          <w:lang w:val="en-US"/>
        </w:rPr>
        <w:t>While selecting the tools for this work the following considerations were kept:</w:t>
      </w:r>
    </w:p>
    <w:p w14:paraId="6008169D" w14:textId="77777777" w:rsidR="007C003E" w:rsidRDefault="00412283">
      <w:pPr>
        <w:pStyle w:val="Compact"/>
        <w:numPr>
          <w:ilvl w:val="0"/>
          <w:numId w:val="19"/>
        </w:numPr>
      </w:pPr>
      <w:r>
        <w:rPr>
          <w:lang w:val="en-US"/>
        </w:rPr>
        <w:lastRenderedPageBreak/>
        <w:t xml:space="preserve">Minimize friction between components when developing the proof of concept. That is the reason why all tools are </w:t>
      </w:r>
      <w:r>
        <w:rPr>
          <w:rStyle w:val="VerbatimChar"/>
          <w:lang w:val="en-US"/>
        </w:rPr>
        <w:t>R</w:t>
      </w:r>
      <w:r>
        <w:rPr>
          <w:lang w:val="en-US"/>
        </w:rPr>
        <w:t xml:space="preserve">-based, with the exception of </w:t>
      </w:r>
      <w:r>
        <w:rPr>
          <w:rStyle w:val="VerbatimChar"/>
          <w:lang w:val="en-US"/>
        </w:rPr>
        <w:t>docker</w:t>
      </w:r>
      <w:r>
        <w:rPr>
          <w:lang w:val="en-US"/>
        </w:rPr>
        <w:t>.</w:t>
      </w:r>
    </w:p>
    <w:p w14:paraId="315870A2" w14:textId="77777777" w:rsidR="007C003E" w:rsidRDefault="00412283">
      <w:pPr>
        <w:pStyle w:val="Compact"/>
        <w:numPr>
          <w:ilvl w:val="0"/>
          <w:numId w:val="4"/>
        </w:numPr>
        <w:rPr>
          <w:lang w:val="en-US"/>
        </w:rPr>
      </w:pPr>
      <w:r>
        <w:rPr>
          <w:lang w:val="en-US"/>
        </w:rPr>
        <w:t>Use components easily installed and run inside a container.</w:t>
      </w:r>
    </w:p>
    <w:p w14:paraId="28E5CA66" w14:textId="77777777" w:rsidR="007C003E" w:rsidRDefault="00412283">
      <w:pPr>
        <w:pStyle w:val="Compact"/>
        <w:numPr>
          <w:ilvl w:val="0"/>
          <w:numId w:val="4"/>
        </w:numPr>
        <w:rPr>
          <w:lang w:val="en-US"/>
        </w:rPr>
      </w:pPr>
      <w:r>
        <w:rPr>
          <w:lang w:val="en-US"/>
        </w:rPr>
        <w:t>Favor analysis scripts over graphical user interfaces.</w:t>
      </w:r>
    </w:p>
    <w:p w14:paraId="129272D7" w14:textId="77777777" w:rsidR="007C003E" w:rsidRDefault="00412283">
      <w:pPr>
        <w:pStyle w:val="Compact"/>
        <w:numPr>
          <w:ilvl w:val="0"/>
          <w:numId w:val="4"/>
        </w:numPr>
      </w:pPr>
      <w:r>
        <w:rPr>
          <w:lang w:val="en-US"/>
        </w:rPr>
        <w:t xml:space="preserve">Favor simplicity and closeness to the </w:t>
      </w:r>
      <w:r>
        <w:rPr>
          <w:rStyle w:val="VerbatimChar"/>
          <w:lang w:val="en-US"/>
        </w:rPr>
        <w:t>R</w:t>
      </w:r>
      <w:r>
        <w:rPr>
          <w:lang w:val="en-US"/>
        </w:rPr>
        <w:t xml:space="preserve"> language (</w:t>
      </w:r>
      <w:proofErr w:type="spellStart"/>
      <w:r>
        <w:rPr>
          <w:lang w:val="en-US"/>
        </w:rPr>
        <w:t>Ousterhout</w:t>
      </w:r>
      <w:proofErr w:type="spellEnd"/>
      <w:r>
        <w:rPr>
          <w:lang w:val="en-US"/>
        </w:rPr>
        <w:t xml:space="preserve"> 2018).</w:t>
      </w:r>
      <w:bookmarkEnd w:id="19"/>
    </w:p>
    <w:p w14:paraId="174C5609" w14:textId="77777777" w:rsidR="007C003E" w:rsidRDefault="00412283">
      <w:pPr>
        <w:pStyle w:val="Ttulo2"/>
        <w:rPr>
          <w:lang w:val="en-US"/>
        </w:rPr>
      </w:pPr>
      <w:bookmarkStart w:id="21" w:name="__RefHeading___Toc1005_3486382759"/>
      <w:bookmarkStart w:id="22" w:name="planning"/>
      <w:r>
        <w:rPr>
          <w:lang w:val="en-US"/>
        </w:rPr>
        <w:t>Planning</w:t>
      </w:r>
      <w:bookmarkEnd w:id="21"/>
    </w:p>
    <w:p w14:paraId="668D4606" w14:textId="77777777" w:rsidR="007C003E" w:rsidRDefault="00412283">
      <w:pPr>
        <w:pStyle w:val="Ttulo3"/>
        <w:rPr>
          <w:lang w:val="en-US"/>
        </w:rPr>
      </w:pPr>
      <w:bookmarkStart w:id="23" w:name="__RefHeading___Toc1007_3486382759"/>
      <w:bookmarkStart w:id="24" w:name="tasks"/>
      <w:r>
        <w:rPr>
          <w:lang w:val="en-US"/>
        </w:rPr>
        <w:t>Tasks</w:t>
      </w:r>
      <w:bookmarkEnd w:id="23"/>
    </w:p>
    <w:p w14:paraId="54C43B35" w14:textId="77777777" w:rsidR="007C003E" w:rsidRDefault="00412283">
      <w:pPr>
        <w:pStyle w:val="FirstParagraph"/>
        <w:rPr>
          <w:lang w:val="en-US"/>
        </w:rPr>
      </w:pPr>
      <w:r>
        <w:rPr>
          <w:lang w:val="en-US"/>
        </w:rPr>
        <w:t xml:space="preserve">Each task will be related to a specific objective using the acronym </w:t>
      </w:r>
      <w:r>
        <w:rPr>
          <w:i/>
          <w:iCs/>
          <w:lang w:val="en-US"/>
        </w:rPr>
        <w:t>SO</w:t>
      </w:r>
    </w:p>
    <w:p w14:paraId="072030BB" w14:textId="77777777" w:rsidR="007C003E" w:rsidRDefault="00412283">
      <w:pPr>
        <w:pStyle w:val="Standard"/>
        <w:numPr>
          <w:ilvl w:val="0"/>
          <w:numId w:val="20"/>
        </w:numPr>
        <w:rPr>
          <w:lang w:val="en-US"/>
        </w:rPr>
      </w:pPr>
      <w:r>
        <w:rPr>
          <w:lang w:val="en-US"/>
        </w:rPr>
        <w:t>Review literature for:</w:t>
      </w:r>
    </w:p>
    <w:p w14:paraId="78FA2C8E" w14:textId="77777777" w:rsidR="007C003E" w:rsidRDefault="00412283">
      <w:pPr>
        <w:pStyle w:val="Standard"/>
        <w:numPr>
          <w:ilvl w:val="1"/>
          <w:numId w:val="12"/>
        </w:numPr>
        <w:rPr>
          <w:lang w:val="en-US"/>
        </w:rPr>
      </w:pPr>
      <w:r>
        <w:rPr>
          <w:b/>
          <w:bCs/>
          <w:lang w:val="en-US"/>
        </w:rPr>
        <w:t>(SO1)</w:t>
      </w:r>
      <w:r>
        <w:rPr>
          <w:lang w:val="en-US"/>
        </w:rPr>
        <w:t xml:space="preserve"> General problems of reproducibility in science and in bioinformatics</w:t>
      </w:r>
    </w:p>
    <w:p w14:paraId="308C2D63" w14:textId="77777777" w:rsidR="007C003E" w:rsidRDefault="00412283">
      <w:pPr>
        <w:pStyle w:val="Standard"/>
        <w:numPr>
          <w:ilvl w:val="1"/>
          <w:numId w:val="6"/>
        </w:numPr>
        <w:rPr>
          <w:lang w:val="en-US"/>
        </w:rPr>
      </w:pPr>
      <w:r>
        <w:rPr>
          <w:b/>
          <w:bCs/>
          <w:lang w:val="en-US"/>
        </w:rPr>
        <w:t>(SO1)</w:t>
      </w:r>
      <w:r>
        <w:rPr>
          <w:lang w:val="en-US"/>
        </w:rPr>
        <w:t xml:space="preserve"> Current approaches to solve this problem</w:t>
      </w:r>
    </w:p>
    <w:p w14:paraId="0CB5F4BA" w14:textId="77777777" w:rsidR="007C003E" w:rsidRDefault="00412283">
      <w:pPr>
        <w:pStyle w:val="Standard"/>
        <w:numPr>
          <w:ilvl w:val="0"/>
          <w:numId w:val="21"/>
        </w:numPr>
        <w:rPr>
          <w:lang w:val="en-US"/>
        </w:rPr>
      </w:pPr>
      <w:r>
        <w:rPr>
          <w:lang w:val="en-US"/>
        </w:rPr>
        <w:t>Software and technical knowledge and familiarization with:</w:t>
      </w:r>
    </w:p>
    <w:p w14:paraId="3B7A3B2B" w14:textId="77777777" w:rsidR="007C003E" w:rsidRDefault="00412283">
      <w:pPr>
        <w:pStyle w:val="Standard"/>
        <w:numPr>
          <w:ilvl w:val="1"/>
          <w:numId w:val="13"/>
        </w:numPr>
      </w:pPr>
      <w:r>
        <w:rPr>
          <w:b/>
          <w:bCs/>
          <w:lang w:val="en-US"/>
        </w:rPr>
        <w:t>(SO2, SO3)</w:t>
      </w:r>
      <w:r>
        <w:rPr>
          <w:lang w:val="en-US"/>
        </w:rPr>
        <w:t xml:space="preserve"> Docker, </w:t>
      </w:r>
      <w:r>
        <w:rPr>
          <w:rStyle w:val="VerbatimChar"/>
          <w:lang w:val="en-US"/>
        </w:rPr>
        <w:t>R/Shiny</w:t>
      </w:r>
      <w:r>
        <w:rPr>
          <w:lang w:val="en-US"/>
        </w:rPr>
        <w:t xml:space="preserve"> and </w:t>
      </w:r>
      <w:r>
        <w:rPr>
          <w:rStyle w:val="VerbatimChar"/>
          <w:lang w:val="en-US"/>
        </w:rPr>
        <w:t>targets</w:t>
      </w:r>
      <w:r>
        <w:rPr>
          <w:lang w:val="en-US"/>
        </w:rPr>
        <w:t xml:space="preserve"> R package</w:t>
      </w:r>
    </w:p>
    <w:p w14:paraId="5B3CB1EB" w14:textId="77777777" w:rsidR="007C003E" w:rsidRDefault="00412283">
      <w:pPr>
        <w:pStyle w:val="Standard"/>
        <w:numPr>
          <w:ilvl w:val="1"/>
          <w:numId w:val="7"/>
        </w:numPr>
      </w:pPr>
      <w:r>
        <w:rPr>
          <w:b/>
          <w:bCs/>
          <w:lang w:val="en-US"/>
        </w:rPr>
        <w:t>(SO4)</w:t>
      </w:r>
      <w:r>
        <w:rPr>
          <w:lang w:val="en-US"/>
        </w:rPr>
        <w:t xml:space="preserve"> </w:t>
      </w:r>
      <w:proofErr w:type="spellStart"/>
      <w:r>
        <w:rPr>
          <w:rStyle w:val="VerbatimChar"/>
          <w:lang w:val="en-US"/>
        </w:rPr>
        <w:t>maUEB</w:t>
      </w:r>
      <w:proofErr w:type="spellEnd"/>
      <w:r>
        <w:rPr>
          <w:lang w:val="en-US"/>
        </w:rPr>
        <w:t xml:space="preserve"> package</w:t>
      </w:r>
    </w:p>
    <w:p w14:paraId="42826148" w14:textId="77777777" w:rsidR="007C003E" w:rsidRDefault="00412283">
      <w:pPr>
        <w:pStyle w:val="Standard"/>
        <w:numPr>
          <w:ilvl w:val="0"/>
          <w:numId w:val="5"/>
        </w:numPr>
        <w:rPr>
          <w:lang w:val="en-US"/>
        </w:rPr>
      </w:pPr>
      <w:r>
        <w:rPr>
          <w:b/>
          <w:bCs/>
          <w:lang w:val="en-US"/>
        </w:rPr>
        <w:t>(SO2, SO4)</w:t>
      </w:r>
      <w:r>
        <w:rPr>
          <w:lang w:val="en-US"/>
        </w:rPr>
        <w:t xml:space="preserve"> Definition and implementation of the analysis pipeline</w:t>
      </w:r>
    </w:p>
    <w:p w14:paraId="1EDAE9FD" w14:textId="77777777" w:rsidR="007C003E" w:rsidRDefault="00412283">
      <w:pPr>
        <w:pStyle w:val="Standard"/>
        <w:numPr>
          <w:ilvl w:val="0"/>
          <w:numId w:val="5"/>
        </w:numPr>
        <w:rPr>
          <w:lang w:val="en-US"/>
        </w:rPr>
      </w:pPr>
      <w:r>
        <w:rPr>
          <w:b/>
          <w:bCs/>
          <w:lang w:val="en-US"/>
        </w:rPr>
        <w:t>(SO3, SO4)</w:t>
      </w:r>
      <w:r>
        <w:rPr>
          <w:lang w:val="en-US"/>
        </w:rPr>
        <w:t xml:space="preserve"> Definition and implementation of the interactive tool</w:t>
      </w:r>
    </w:p>
    <w:p w14:paraId="4F4F58CA" w14:textId="77777777" w:rsidR="007C003E" w:rsidRDefault="00412283">
      <w:pPr>
        <w:pStyle w:val="Standard"/>
        <w:numPr>
          <w:ilvl w:val="0"/>
          <w:numId w:val="5"/>
        </w:numPr>
        <w:rPr>
          <w:lang w:val="en-US"/>
        </w:rPr>
      </w:pPr>
      <w:r>
        <w:rPr>
          <w:b/>
          <w:bCs/>
          <w:lang w:val="en-US"/>
        </w:rPr>
        <w:t>(SO2, SO4)</w:t>
      </w:r>
      <w:r>
        <w:rPr>
          <w:lang w:val="en-US"/>
        </w:rPr>
        <w:t xml:space="preserve"> Containerization of the pipeline</w:t>
      </w:r>
      <w:bookmarkEnd w:id="24"/>
    </w:p>
    <w:p w14:paraId="320E1AF8" w14:textId="77777777" w:rsidR="007C003E" w:rsidRDefault="00412283">
      <w:pPr>
        <w:pStyle w:val="Ttulo2"/>
        <w:rPr>
          <w:lang w:val="en-US"/>
        </w:rPr>
      </w:pPr>
      <w:bookmarkStart w:id="25" w:name="__RefHeading___Toc1009_3486382759"/>
      <w:bookmarkStart w:id="26" w:name="schedule"/>
      <w:r>
        <w:rPr>
          <w:lang w:val="en-US"/>
        </w:rPr>
        <w:lastRenderedPageBreak/>
        <w:t>Schedule</w:t>
      </w:r>
      <w:bookmarkEnd w:id="25"/>
    </w:p>
    <w:p w14:paraId="622D70E9" w14:textId="77777777" w:rsidR="007C003E" w:rsidRDefault="00412283">
      <w:pPr>
        <w:pStyle w:val="FirstParagraph"/>
        <w:rPr>
          <w:lang w:val="en-US"/>
        </w:rPr>
      </w:pPr>
      <w:r>
        <w:rPr>
          <w:noProof/>
          <w:lang w:val="en-US"/>
        </w:rPr>
        <w:drawing>
          <wp:inline distT="0" distB="0" distL="0" distR="0" wp14:anchorId="4BC58CB6" wp14:editId="74B40851">
            <wp:extent cx="5334152" cy="5334152"/>
            <wp:effectExtent l="0" t="0" r="0" b="0"/>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l="-25" t="-25" r="-25" b="-25"/>
                    <a:stretch>
                      <a:fillRect/>
                    </a:stretch>
                  </pic:blipFill>
                  <pic:spPr>
                    <a:xfrm>
                      <a:off x="0" y="0"/>
                      <a:ext cx="5334152" cy="5334152"/>
                    </a:xfrm>
                    <a:prstGeom prst="rect">
                      <a:avLst/>
                    </a:prstGeom>
                    <a:ln>
                      <a:noFill/>
                      <a:prstDash/>
                    </a:ln>
                  </pic:spPr>
                </pic:pic>
              </a:graphicData>
            </a:graphic>
          </wp:inline>
        </w:drawing>
      </w:r>
      <w:bookmarkEnd w:id="26"/>
    </w:p>
    <w:p w14:paraId="04518C2A" w14:textId="77777777" w:rsidR="007C003E" w:rsidRDefault="00412283">
      <w:pPr>
        <w:pStyle w:val="Ttulo3"/>
        <w:rPr>
          <w:lang w:val="en-US"/>
        </w:rPr>
      </w:pPr>
      <w:bookmarkStart w:id="27" w:name="__RefHeading___Toc1011_3486382759"/>
      <w:bookmarkStart w:id="28" w:name="milestones"/>
      <w:r>
        <w:rPr>
          <w:lang w:val="en-US"/>
        </w:rPr>
        <w:t>Milestones</w:t>
      </w:r>
      <w:bookmarkEnd w:id="27"/>
    </w:p>
    <w:p w14:paraId="477AE1DA" w14:textId="77777777" w:rsidR="007C003E" w:rsidRDefault="00412283">
      <w:pPr>
        <w:pStyle w:val="Standard"/>
        <w:numPr>
          <w:ilvl w:val="0"/>
          <w:numId w:val="22"/>
        </w:numPr>
        <w:rPr>
          <w:lang w:val="en-US"/>
        </w:rPr>
      </w:pPr>
      <w:r>
        <w:rPr>
          <w:lang w:val="en-US"/>
        </w:rPr>
        <w:t xml:space="preserve">Workplan </w:t>
      </w:r>
      <w:r>
        <w:rPr>
          <w:b/>
          <w:bCs/>
          <w:lang w:val="en-US"/>
        </w:rPr>
        <w:t>(17/07/2022)</w:t>
      </w:r>
    </w:p>
    <w:p w14:paraId="503743AF" w14:textId="77777777" w:rsidR="007C003E" w:rsidRDefault="00412283">
      <w:pPr>
        <w:pStyle w:val="Standard"/>
        <w:numPr>
          <w:ilvl w:val="0"/>
          <w:numId w:val="23"/>
        </w:numPr>
        <w:rPr>
          <w:lang w:val="en-US"/>
        </w:rPr>
      </w:pPr>
      <w:r>
        <w:rPr>
          <w:lang w:val="en-US"/>
        </w:rPr>
        <w:t>Literature review and state of the art</w:t>
      </w:r>
    </w:p>
    <w:p w14:paraId="732C6218" w14:textId="77777777" w:rsidR="007C003E" w:rsidRDefault="00412283">
      <w:pPr>
        <w:pStyle w:val="Standard"/>
        <w:numPr>
          <w:ilvl w:val="0"/>
          <w:numId w:val="8"/>
        </w:numPr>
      </w:pPr>
      <w:r>
        <w:rPr>
          <w:lang w:val="en-US"/>
        </w:rPr>
        <w:t xml:space="preserve">Creating a pipeline using </w:t>
      </w:r>
      <w:r>
        <w:rPr>
          <w:rStyle w:val="VerbatimChar"/>
          <w:lang w:val="en-US"/>
        </w:rPr>
        <w:t>targets</w:t>
      </w:r>
    </w:p>
    <w:p w14:paraId="08BC248A" w14:textId="77777777" w:rsidR="007C003E" w:rsidRDefault="00412283">
      <w:pPr>
        <w:pStyle w:val="Standard"/>
        <w:numPr>
          <w:ilvl w:val="0"/>
          <w:numId w:val="8"/>
        </w:numPr>
        <w:rPr>
          <w:lang w:val="en-US"/>
        </w:rPr>
      </w:pPr>
      <w:r>
        <w:rPr>
          <w:lang w:val="en-US"/>
        </w:rPr>
        <w:t>Defining the interactive output</w:t>
      </w:r>
    </w:p>
    <w:p w14:paraId="34D27250" w14:textId="77777777" w:rsidR="007C003E" w:rsidRDefault="00412283">
      <w:pPr>
        <w:pStyle w:val="Standard"/>
        <w:numPr>
          <w:ilvl w:val="0"/>
          <w:numId w:val="8"/>
        </w:numPr>
        <w:rPr>
          <w:lang w:val="en-US"/>
        </w:rPr>
      </w:pPr>
      <w:r>
        <w:rPr>
          <w:lang w:val="en-US"/>
        </w:rPr>
        <w:t xml:space="preserve">PEC2 </w:t>
      </w:r>
      <w:r>
        <w:rPr>
          <w:b/>
          <w:bCs/>
          <w:lang w:val="en-US"/>
        </w:rPr>
        <w:t>(21/11/2022)</w:t>
      </w:r>
    </w:p>
    <w:p w14:paraId="0878390A" w14:textId="77777777" w:rsidR="007C003E" w:rsidRDefault="00412283">
      <w:pPr>
        <w:pStyle w:val="Standard"/>
        <w:numPr>
          <w:ilvl w:val="0"/>
          <w:numId w:val="8"/>
        </w:numPr>
        <w:rPr>
          <w:lang w:val="en-US"/>
        </w:rPr>
      </w:pPr>
      <w:r>
        <w:rPr>
          <w:lang w:val="en-US"/>
        </w:rPr>
        <w:t>Implementing interactive output</w:t>
      </w:r>
    </w:p>
    <w:p w14:paraId="0730DD2C" w14:textId="77777777" w:rsidR="007C003E" w:rsidRDefault="00412283">
      <w:pPr>
        <w:pStyle w:val="Standard"/>
        <w:numPr>
          <w:ilvl w:val="0"/>
          <w:numId w:val="8"/>
        </w:numPr>
        <w:rPr>
          <w:lang w:val="en-US"/>
        </w:rPr>
      </w:pPr>
      <w:r>
        <w:rPr>
          <w:lang w:val="en-US"/>
        </w:rPr>
        <w:t>Containerize the pipeline</w:t>
      </w:r>
    </w:p>
    <w:p w14:paraId="78A19EB9" w14:textId="77777777" w:rsidR="007C003E" w:rsidRDefault="00412283">
      <w:pPr>
        <w:pStyle w:val="Standard"/>
        <w:numPr>
          <w:ilvl w:val="0"/>
          <w:numId w:val="8"/>
        </w:numPr>
        <w:rPr>
          <w:lang w:val="en-US"/>
        </w:rPr>
      </w:pPr>
      <w:r>
        <w:rPr>
          <w:lang w:val="en-US"/>
        </w:rPr>
        <w:t xml:space="preserve">PEC3 </w:t>
      </w:r>
      <w:r>
        <w:rPr>
          <w:b/>
          <w:bCs/>
          <w:lang w:val="en-US"/>
        </w:rPr>
        <w:t>(24/12/2022)</w:t>
      </w:r>
    </w:p>
    <w:p w14:paraId="6B5312D2" w14:textId="77777777" w:rsidR="007C003E" w:rsidRDefault="00412283">
      <w:pPr>
        <w:pStyle w:val="Standard"/>
        <w:numPr>
          <w:ilvl w:val="0"/>
          <w:numId w:val="8"/>
        </w:numPr>
        <w:rPr>
          <w:lang w:val="en-US"/>
        </w:rPr>
      </w:pPr>
      <w:r>
        <w:rPr>
          <w:lang w:val="en-US"/>
        </w:rPr>
        <w:t xml:space="preserve">Manuscript and slides </w:t>
      </w:r>
      <w:r>
        <w:rPr>
          <w:b/>
          <w:bCs/>
          <w:lang w:val="en-US"/>
        </w:rPr>
        <w:t>(27/12/2022 - 15/01/2023)</w:t>
      </w:r>
    </w:p>
    <w:p w14:paraId="6D05E69E" w14:textId="77777777" w:rsidR="007C003E" w:rsidRDefault="00412283">
      <w:pPr>
        <w:pStyle w:val="Standard"/>
        <w:numPr>
          <w:ilvl w:val="0"/>
          <w:numId w:val="8"/>
        </w:numPr>
        <w:rPr>
          <w:lang w:val="en-US"/>
        </w:rPr>
      </w:pPr>
      <w:r>
        <w:rPr>
          <w:lang w:val="en-US"/>
        </w:rPr>
        <w:t xml:space="preserve">Public defense </w:t>
      </w:r>
      <w:r>
        <w:rPr>
          <w:b/>
          <w:bCs/>
          <w:lang w:val="en-US"/>
        </w:rPr>
        <w:t>(23/01/2023 - 03/02/2023)</w:t>
      </w:r>
      <w:bookmarkEnd w:id="28"/>
    </w:p>
    <w:p w14:paraId="166D1DA2" w14:textId="77777777" w:rsidR="007C003E" w:rsidRDefault="00412283">
      <w:pPr>
        <w:pStyle w:val="Ttulo3"/>
        <w:rPr>
          <w:lang w:val="en-US"/>
        </w:rPr>
      </w:pPr>
      <w:bookmarkStart w:id="29" w:name="__RefHeading___Toc1013_3486382759"/>
      <w:bookmarkStart w:id="30" w:name="risk-analysis"/>
      <w:r>
        <w:rPr>
          <w:lang w:val="en-US"/>
        </w:rPr>
        <w:lastRenderedPageBreak/>
        <w:t>Risk analysis</w:t>
      </w:r>
      <w:bookmarkEnd w:id="29"/>
    </w:p>
    <w:p w14:paraId="7316886B" w14:textId="77777777" w:rsidR="007C003E" w:rsidRDefault="00412283">
      <w:pPr>
        <w:pStyle w:val="FirstParagraph"/>
        <w:rPr>
          <w:lang w:val="en-US"/>
        </w:rPr>
      </w:pPr>
      <w:r>
        <w:rPr>
          <w:lang w:val="en-US"/>
        </w:rPr>
        <w:t>Below are described present possible risks and proposed solutions.</w:t>
      </w:r>
    </w:p>
    <w:p w14:paraId="427C7665" w14:textId="77777777" w:rsidR="007C003E" w:rsidRDefault="00412283">
      <w:pPr>
        <w:pStyle w:val="Standard"/>
        <w:numPr>
          <w:ilvl w:val="0"/>
          <w:numId w:val="24"/>
        </w:numPr>
        <w:rPr>
          <w:lang w:val="en-US"/>
        </w:rPr>
      </w:pPr>
      <w:r>
        <w:rPr>
          <w:lang w:val="en-US"/>
        </w:rPr>
        <w:t>Oversized scope. This work tries to address two well-differentiated problems, the reproducibility and the report interactivity. The interactivity scope can be reduced or removed from the work if the amount of time is not enough to cover both. The solution proposed is to reevaluate the scope when PEC2 is finalized and the scope is better defined.</w:t>
      </w:r>
    </w:p>
    <w:p w14:paraId="3BD6CE8B" w14:textId="77777777" w:rsidR="007C003E" w:rsidRDefault="00412283">
      <w:pPr>
        <w:pStyle w:val="Standard"/>
        <w:numPr>
          <w:ilvl w:val="0"/>
          <w:numId w:val="16"/>
        </w:numPr>
      </w:pPr>
      <w:r>
        <w:rPr>
          <w:lang w:val="en-US"/>
        </w:rPr>
        <w:t xml:space="preserve">Package availability. The initial intention is to use a recently developed package </w:t>
      </w:r>
      <w:proofErr w:type="spellStart"/>
      <w:r>
        <w:rPr>
          <w:rStyle w:val="VerbatimChar"/>
          <w:lang w:val="en-US"/>
        </w:rPr>
        <w:t>maUEB</w:t>
      </w:r>
      <w:proofErr w:type="spellEnd"/>
      <w:r>
        <w:rPr>
          <w:lang w:val="en-US"/>
        </w:rPr>
        <w:t>. If the package is not available other alternative packages covered during the master classes will be used.</w:t>
      </w:r>
    </w:p>
    <w:p w14:paraId="3ABE79C5" w14:textId="77777777" w:rsidR="007C003E" w:rsidRDefault="00412283">
      <w:pPr>
        <w:pStyle w:val="Standard"/>
        <w:numPr>
          <w:ilvl w:val="0"/>
          <w:numId w:val="16"/>
        </w:numPr>
        <w:rPr>
          <w:lang w:val="en-US"/>
        </w:rPr>
      </w:pPr>
      <w:r>
        <w:rPr>
          <w:lang w:val="en-US"/>
        </w:rPr>
        <w:t>Data availability. If data is unavailable, for example confidentiality for confidentiality reasons, open data sources will be used.</w:t>
      </w:r>
    </w:p>
    <w:p w14:paraId="38525B26" w14:textId="77777777" w:rsidR="007C003E" w:rsidRDefault="00412283">
      <w:pPr>
        <w:pStyle w:val="Standard"/>
        <w:numPr>
          <w:ilvl w:val="0"/>
          <w:numId w:val="16"/>
        </w:numPr>
        <w:rPr>
          <w:lang w:val="en-US"/>
        </w:rPr>
      </w:pPr>
      <w:r>
        <w:rPr>
          <w:lang w:val="en-US"/>
        </w:rPr>
        <w:t xml:space="preserve">Pipeline definition. If the </w:t>
      </w:r>
      <w:proofErr w:type="spellStart"/>
      <w:r>
        <w:rPr>
          <w:lang w:val="en-US"/>
        </w:rPr>
        <w:t>the</w:t>
      </w:r>
      <w:proofErr w:type="spellEnd"/>
      <w:r>
        <w:rPr>
          <w:lang w:val="en-US"/>
        </w:rPr>
        <w:t xml:space="preserve"> pipeline is not possible to define in a real clinical setting, steps similar to those used in the other pipelines during the master classes will be used.</w:t>
      </w:r>
      <w:bookmarkEnd w:id="22"/>
      <w:bookmarkEnd w:id="30"/>
    </w:p>
    <w:p w14:paraId="4A7F9FD0" w14:textId="77777777" w:rsidR="007C003E" w:rsidRDefault="00412283">
      <w:pPr>
        <w:pStyle w:val="Ttulo2"/>
        <w:rPr>
          <w:lang w:val="en-US"/>
        </w:rPr>
      </w:pPr>
      <w:bookmarkStart w:id="31" w:name="__RefHeading___Toc1015_3486382759"/>
      <w:bookmarkStart w:id="32" w:name="expected-results"/>
      <w:r>
        <w:rPr>
          <w:lang w:val="en-US"/>
        </w:rPr>
        <w:t>Expected results</w:t>
      </w:r>
      <w:bookmarkEnd w:id="31"/>
    </w:p>
    <w:p w14:paraId="1D22D4B1" w14:textId="77777777" w:rsidR="007C003E" w:rsidRDefault="00412283">
      <w:pPr>
        <w:pStyle w:val="Standard"/>
        <w:numPr>
          <w:ilvl w:val="0"/>
          <w:numId w:val="25"/>
        </w:numPr>
        <w:rPr>
          <w:lang w:val="en-US"/>
        </w:rPr>
      </w:pPr>
      <w:r>
        <w:rPr>
          <w:lang w:val="en-US"/>
        </w:rPr>
        <w:t>Work plan</w:t>
      </w:r>
    </w:p>
    <w:p w14:paraId="5C4653E1" w14:textId="77777777" w:rsidR="007C003E" w:rsidRDefault="00412283">
      <w:pPr>
        <w:pStyle w:val="Standard"/>
        <w:numPr>
          <w:ilvl w:val="1"/>
          <w:numId w:val="9"/>
        </w:numPr>
        <w:rPr>
          <w:lang w:val="en-US"/>
        </w:rPr>
      </w:pPr>
      <w:r>
        <w:rPr>
          <w:lang w:val="en-US"/>
        </w:rPr>
        <w:t>A detailed workplan for the thesis work.</w:t>
      </w:r>
    </w:p>
    <w:p w14:paraId="110CC6D1" w14:textId="77777777" w:rsidR="007C003E" w:rsidRDefault="00412283">
      <w:pPr>
        <w:pStyle w:val="Standard"/>
        <w:numPr>
          <w:ilvl w:val="0"/>
          <w:numId w:val="9"/>
        </w:numPr>
        <w:rPr>
          <w:lang w:val="en-US"/>
        </w:rPr>
      </w:pPr>
      <w:r>
        <w:rPr>
          <w:lang w:val="en-US"/>
        </w:rPr>
        <w:t>Thesis document</w:t>
      </w:r>
    </w:p>
    <w:p w14:paraId="3233FEDE" w14:textId="77777777" w:rsidR="007C003E" w:rsidRDefault="00412283">
      <w:pPr>
        <w:pStyle w:val="Standard"/>
        <w:numPr>
          <w:ilvl w:val="1"/>
          <w:numId w:val="9"/>
        </w:numPr>
        <w:rPr>
          <w:lang w:val="en-US"/>
        </w:rPr>
      </w:pPr>
      <w:r>
        <w:rPr>
          <w:lang w:val="en-US"/>
        </w:rPr>
        <w:t xml:space="preserve">A document containing </w:t>
      </w:r>
      <w:proofErr w:type="gramStart"/>
      <w:r>
        <w:rPr>
          <w:lang w:val="en-US"/>
        </w:rPr>
        <w:t>an</w:t>
      </w:r>
      <w:proofErr w:type="gramEnd"/>
      <w:r>
        <w:rPr>
          <w:lang w:val="en-US"/>
        </w:rPr>
        <w:t xml:space="preserve"> state of the art, methodology, results and conclusions obtained during the master’s thesis.</w:t>
      </w:r>
    </w:p>
    <w:p w14:paraId="0FC5544E" w14:textId="77777777" w:rsidR="007C003E" w:rsidRDefault="00412283">
      <w:pPr>
        <w:pStyle w:val="Standard"/>
        <w:numPr>
          <w:ilvl w:val="0"/>
          <w:numId w:val="9"/>
        </w:numPr>
        <w:rPr>
          <w:lang w:val="en-US"/>
        </w:rPr>
      </w:pPr>
      <w:r>
        <w:rPr>
          <w:lang w:val="en-US"/>
        </w:rPr>
        <w:t>A working proof of concept</w:t>
      </w:r>
    </w:p>
    <w:p w14:paraId="203FFD05" w14:textId="77777777" w:rsidR="007C003E" w:rsidRDefault="00412283">
      <w:pPr>
        <w:pStyle w:val="Standard"/>
        <w:numPr>
          <w:ilvl w:val="1"/>
          <w:numId w:val="9"/>
        </w:numPr>
        <w:rPr>
          <w:lang w:val="en-US"/>
        </w:rPr>
      </w:pPr>
      <w:r>
        <w:rPr>
          <w:lang w:val="en-US"/>
        </w:rPr>
        <w:t xml:space="preserve">A containerized pipeline, </w:t>
      </w:r>
      <w:commentRangeStart w:id="33"/>
      <w:r>
        <w:rPr>
          <w:lang w:val="en-US"/>
        </w:rPr>
        <w:t>delivered as an R package</w:t>
      </w:r>
      <w:commentRangeEnd w:id="33"/>
      <w:r w:rsidR="002F1D24">
        <w:rPr>
          <w:rStyle w:val="Refdecomentario"/>
          <w:rFonts w:ascii="Liberation Serif" w:eastAsia="Noto Serif CJK SC" w:hAnsi="Liberation Serif" w:cs="Mangal"/>
          <w:lang w:val="en-GB" w:bidi="hi-IN"/>
        </w:rPr>
        <w:commentReference w:id="33"/>
      </w:r>
      <w:r>
        <w:rPr>
          <w:lang w:val="en-US"/>
        </w:rPr>
        <w:t>.</w:t>
      </w:r>
    </w:p>
    <w:p w14:paraId="51DA63A2" w14:textId="77777777" w:rsidR="007C003E" w:rsidRDefault="00412283">
      <w:pPr>
        <w:pStyle w:val="Standard"/>
        <w:numPr>
          <w:ilvl w:val="0"/>
          <w:numId w:val="9"/>
        </w:numPr>
        <w:rPr>
          <w:lang w:val="en-US"/>
        </w:rPr>
      </w:pPr>
      <w:r>
        <w:rPr>
          <w:lang w:val="en-US"/>
        </w:rPr>
        <w:t>Slides and virtual presentation</w:t>
      </w:r>
    </w:p>
    <w:p w14:paraId="422D2E3F" w14:textId="77777777" w:rsidR="007C003E" w:rsidRDefault="00412283">
      <w:pPr>
        <w:pStyle w:val="Standard"/>
        <w:numPr>
          <w:ilvl w:val="1"/>
          <w:numId w:val="9"/>
        </w:numPr>
        <w:rPr>
          <w:lang w:val="en-US"/>
        </w:rPr>
      </w:pPr>
      <w:r>
        <w:rPr>
          <w:lang w:val="en-US"/>
        </w:rPr>
        <w:t>Slides and a video presentation for the d</w:t>
      </w:r>
      <w:bookmarkEnd w:id="32"/>
      <w:r>
        <w:rPr>
          <w:lang w:val="en-US"/>
        </w:rPr>
        <w:t>efense.</w:t>
      </w:r>
    </w:p>
    <w:p w14:paraId="5A53EC0B" w14:textId="77777777" w:rsidR="007C003E" w:rsidRDefault="00412283">
      <w:pPr>
        <w:pStyle w:val="Ttulo2"/>
        <w:rPr>
          <w:lang w:val="en-US"/>
        </w:rPr>
      </w:pPr>
      <w:bookmarkStart w:id="34" w:name="__RefHeading___Toc1017_3486382759"/>
      <w:bookmarkStart w:id="35" w:name="cceg"/>
      <w:r>
        <w:rPr>
          <w:lang w:val="en-US"/>
        </w:rPr>
        <w:t>CCEG</w:t>
      </w:r>
      <w:bookmarkEnd w:id="34"/>
    </w:p>
    <w:p w14:paraId="609354EF" w14:textId="77777777" w:rsidR="007C003E" w:rsidRDefault="00412283">
      <w:pPr>
        <w:pStyle w:val="FirstParagraph"/>
        <w:rPr>
          <w:lang w:val="en-US"/>
        </w:rPr>
      </w:pPr>
      <w:r>
        <w:rPr>
          <w:lang w:val="en-US"/>
        </w:rPr>
        <w:t xml:space="preserve">Although the work has a strong technical nature, its nature can be related to at least one </w:t>
      </w:r>
      <w:r>
        <w:rPr>
          <w:i/>
          <w:iCs/>
          <w:lang w:val="en-US"/>
        </w:rPr>
        <w:t>Sustainable Development Goals</w:t>
      </w:r>
      <w:r>
        <w:rPr>
          <w:lang w:val="en-US"/>
        </w:rPr>
        <w:t xml:space="preserve"> (SDG) directly and another one which is transversal to many </w:t>
      </w:r>
      <w:proofErr w:type="gramStart"/>
      <w:r>
        <w:rPr>
          <w:lang w:val="en-US"/>
        </w:rPr>
        <w:t>research</w:t>
      </w:r>
      <w:proofErr w:type="gramEnd"/>
      <w:r>
        <w:rPr>
          <w:lang w:val="en-US"/>
        </w:rPr>
        <w:t xml:space="preserve"> works.</w:t>
      </w:r>
    </w:p>
    <w:p w14:paraId="0F2E4718" w14:textId="77777777" w:rsidR="007C003E" w:rsidRDefault="00412283">
      <w:pPr>
        <w:pStyle w:val="Textbody"/>
        <w:rPr>
          <w:lang w:val="en-US"/>
        </w:rPr>
      </w:pPr>
      <w:r>
        <w:rPr>
          <w:lang w:val="en-US"/>
        </w:rPr>
        <w:t xml:space="preserve">In first place, this work is directly related to </w:t>
      </w:r>
      <w:r>
        <w:rPr>
          <w:i/>
          <w:iCs/>
          <w:lang w:val="en-US"/>
        </w:rPr>
        <w:t>SDG 9 Build resilient infrastructure, promote sustainable industrialization and foster innovation</w:t>
      </w:r>
      <w:r>
        <w:rPr>
          <w:lang w:val="en-US"/>
        </w:rPr>
        <w:t xml:space="preserve"> in particular to point </w:t>
      </w:r>
      <w:r>
        <w:rPr>
          <w:i/>
          <w:iCs/>
          <w:lang w:val="en-US"/>
        </w:rPr>
        <w:t>9.5 Enhance scientific research, upgrade the technological capabilities of industrial sectors in all countries(...)</w:t>
      </w:r>
      <w:r>
        <w:rPr>
          <w:lang w:val="en-US"/>
        </w:rPr>
        <w:t xml:space="preserve">. One of the core aspects of this work is to improve the reproducibility of research in the field of Bioinformatics. This reproducibility is valuable in itself as it improves the quality of the evidence produced, but its impact goes beyond that. Low quality evidence may impact the allocation of research resources, as researchers may pursue lines that may have been discarded in the light of more solid and reproducible evidence. In </w:t>
      </w:r>
      <w:proofErr w:type="gramStart"/>
      <w:r>
        <w:rPr>
          <w:lang w:val="en-US"/>
        </w:rPr>
        <w:t>fact</w:t>
      </w:r>
      <w:proofErr w:type="gramEnd"/>
      <w:r>
        <w:rPr>
          <w:lang w:val="en-US"/>
        </w:rPr>
        <w:t xml:space="preserve"> research indicates that low quality evidence, although not restricted to </w:t>
      </w:r>
      <w:r>
        <w:rPr>
          <w:lang w:val="en-US"/>
        </w:rPr>
        <w:lastRenderedPageBreak/>
        <w:t>reproducibility, wastes billions of dollars each in year in the biomedical field (Macleod et al. 2014).</w:t>
      </w:r>
    </w:p>
    <w:p w14:paraId="7D6A1744" w14:textId="77777777" w:rsidR="007C003E" w:rsidRDefault="00412283">
      <w:pPr>
        <w:pStyle w:val="Textbody"/>
        <w:rPr>
          <w:lang w:val="en-US"/>
        </w:rPr>
      </w:pPr>
      <w:r>
        <w:rPr>
          <w:lang w:val="en-US"/>
        </w:rPr>
        <w:t xml:space="preserve">In second place, almost all research works can impact into </w:t>
      </w:r>
      <w:r>
        <w:rPr>
          <w:i/>
          <w:iCs/>
          <w:lang w:val="en-US"/>
        </w:rPr>
        <w:t>SDG 5: Achieve gender equality and empower all women and girls</w:t>
      </w:r>
      <w:r>
        <w:rPr>
          <w:lang w:val="en-US"/>
        </w:rPr>
        <w:t xml:space="preserve">. In particular, a common issue is that cites are not equally distributed between genders and men tends to cite other men more often (Chatterjee and Werner 2021). </w:t>
      </w:r>
      <w:proofErr w:type="gramStart"/>
      <w:r>
        <w:rPr>
          <w:lang w:val="en-US"/>
        </w:rPr>
        <w:t>Therefore</w:t>
      </w:r>
      <w:proofErr w:type="gramEnd"/>
      <w:r>
        <w:rPr>
          <w:lang w:val="en-US"/>
        </w:rPr>
        <w:t xml:space="preserve"> in this work particular caution will be placed on considering all works that may be referenced regardless of the gender of the author/s and citing using full names. Additionally, inclusive language will be used during the writing and the third person plural will be used to avoid making assumptions about gender, for example, of the possible users of the work produced (“Singular "They"” 2022). Although initially none is detected, this work will also consider possible biases or issues with this product beyond gender, regarding race, social position or level of technology access among others. One key consideration will be the open source nature of the work and the licensing of the software used to maximize its availability in institutions in developing countries (also related to </w:t>
      </w:r>
      <w:r>
        <w:rPr>
          <w:i/>
          <w:iCs/>
          <w:lang w:val="en-US"/>
        </w:rPr>
        <w:t>SDG 4 Quality education</w:t>
      </w:r>
      <w:r>
        <w:rPr>
          <w:lang w:val="en-US"/>
        </w:rPr>
        <w:t>).</w:t>
      </w:r>
      <w:bookmarkEnd w:id="35"/>
    </w:p>
    <w:p w14:paraId="6A0B8AB4" w14:textId="77777777" w:rsidR="007C003E" w:rsidRDefault="007C003E">
      <w:pPr>
        <w:pStyle w:val="Textbody"/>
        <w:pageBreakBefore/>
        <w:rPr>
          <w:lang w:val="en-US"/>
        </w:rPr>
      </w:pPr>
    </w:p>
    <w:p w14:paraId="57D51719" w14:textId="77777777" w:rsidR="007C003E" w:rsidRDefault="00412283">
      <w:pPr>
        <w:pStyle w:val="Ttulo1"/>
        <w:rPr>
          <w:lang w:val="en-US"/>
        </w:rPr>
      </w:pPr>
      <w:bookmarkStart w:id="36" w:name="__RefHeading___Toc4184_322184419"/>
      <w:commentRangeStart w:id="37"/>
      <w:r>
        <w:rPr>
          <w:lang w:val="en-US"/>
        </w:rPr>
        <w:t>Overview</w:t>
      </w:r>
      <w:bookmarkEnd w:id="36"/>
      <w:commentRangeEnd w:id="37"/>
      <w:r w:rsidR="002F1D24">
        <w:rPr>
          <w:rStyle w:val="Refdecomentario"/>
          <w:rFonts w:ascii="Liberation Serif" w:eastAsia="Noto Serif CJK SC" w:hAnsi="Liberation Serif" w:cs="Mangal"/>
          <w:lang w:val="en-GB" w:bidi="hi-IN"/>
        </w:rPr>
        <w:commentReference w:id="37"/>
      </w:r>
    </w:p>
    <w:p w14:paraId="24E3EFA7" w14:textId="77777777" w:rsidR="007C003E" w:rsidRDefault="00412283">
      <w:pPr>
        <w:pStyle w:val="FirstParagraph"/>
        <w:rPr>
          <w:lang w:val="en-US"/>
        </w:rPr>
      </w:pPr>
      <w:r>
        <w:rPr>
          <w:lang w:val="en-US"/>
        </w:rPr>
        <w:t xml:space="preserve">«To boldly go where no man has gone </w:t>
      </w:r>
      <w:proofErr w:type="gramStart"/>
      <w:r>
        <w:rPr>
          <w:lang w:val="en-US"/>
        </w:rPr>
        <w:t>before!»</w:t>
      </w:r>
      <w:proofErr w:type="gramEnd"/>
      <w:r>
        <w:rPr>
          <w:lang w:val="en-US"/>
        </w:rPr>
        <w:t>. This quote from one of the most famous science fiction universes, Star Trek, could be used to describe scientific research as the strive to learn and advance human knowledge. Unfortunately, as appealing and exciting as this quote may be, a non-trivial amount of the scientific effort should be devoted to check and reproduce previous results. Therefore, the previous quote should be complemented with «and also to revisit and thoroughly check where other men affirm they have gone before».</w:t>
      </w:r>
    </w:p>
    <w:p w14:paraId="576D9DC7" w14:textId="77777777" w:rsidR="007C003E" w:rsidRDefault="00412283">
      <w:pPr>
        <w:pStyle w:val="Textbody"/>
        <w:rPr>
          <w:lang w:val="en-US"/>
        </w:rPr>
      </w:pPr>
      <w:r>
        <w:rPr>
          <w:lang w:val="en-US"/>
        </w:rPr>
        <w:t xml:space="preserve">Reproducibility is one of the hallmarks of science, as described by Karl Popper in </w:t>
      </w:r>
      <w:del w:id="38" w:author="Ferrer Almirall, Mireia" w:date="2023-01-09T07:54:00Z">
        <w:r w:rsidDel="00412283">
          <w:rPr>
            <w:lang w:val="en-US"/>
          </w:rPr>
          <w:delText xml:space="preserve">the </w:delText>
        </w:r>
      </w:del>
      <w:r>
        <w:rPr>
          <w:lang w:val="en-US"/>
        </w:rPr>
        <w:t>his book T</w:t>
      </w:r>
      <w:r>
        <w:rPr>
          <w:i/>
          <w:iCs/>
          <w:lang w:val="en-US"/>
        </w:rPr>
        <w:t xml:space="preserve">he Logic of Scientific Discovery </w:t>
      </w:r>
      <w:r>
        <w:rPr>
          <w:i/>
          <w:lang w:val="en-US"/>
        </w:rPr>
        <w:t>(Popper 2005)</w:t>
      </w:r>
      <w:r>
        <w:rPr>
          <w:lang w:val="en-US"/>
        </w:rPr>
        <w:t>:</w:t>
      </w:r>
      <w:r>
        <w:rPr>
          <w:i/>
          <w:iCs/>
          <w:lang w:val="en-US"/>
        </w:rPr>
        <w:t xml:space="preserve"> «Only when certain events recur in accordance with rules or regularities, as is the case with repeatable experiments, can our observations be tested — in principle — by anyone. We do not take even our own observations quite seriously, or accept them as scientific observations, until we have repeated and tested them. Only by such repetitions can we convince ourselves that we are not dealing with a mere isolated ‘coincidence’, but with events which, on account of their regularity and reproducibility, are in principle inter-subjectively </w:t>
      </w:r>
      <w:proofErr w:type="gramStart"/>
      <w:r>
        <w:rPr>
          <w:i/>
          <w:iCs/>
          <w:lang w:val="en-US"/>
        </w:rPr>
        <w:t>testable.»</w:t>
      </w:r>
      <w:proofErr w:type="gramEnd"/>
      <w:r>
        <w:rPr>
          <w:i/>
          <w:iCs/>
          <w:lang w:val="en-US"/>
        </w:rPr>
        <w:t xml:space="preserve"> </w:t>
      </w:r>
      <w:r>
        <w:rPr>
          <w:lang w:val="en-US"/>
        </w:rPr>
        <w:t xml:space="preserve">Nevertheless, despite its mention in fundamental works describing the scientific research method, reproducibility of scientific research is under discussion (Errington, Denis, et al. 2021; Ioannidis 2005; </w:t>
      </w:r>
      <w:proofErr w:type="spellStart"/>
      <w:r>
        <w:rPr>
          <w:lang w:val="en-US"/>
        </w:rPr>
        <w:t>Munafò</w:t>
      </w:r>
      <w:proofErr w:type="spellEnd"/>
      <w:r>
        <w:rPr>
          <w:lang w:val="en-US"/>
        </w:rPr>
        <w:t xml:space="preserve"> et al. 2017; Nelson, Simmons, and </w:t>
      </w:r>
      <w:proofErr w:type="spellStart"/>
      <w:r>
        <w:rPr>
          <w:lang w:val="en-US"/>
        </w:rPr>
        <w:t>Simonsohn</w:t>
      </w:r>
      <w:proofErr w:type="spellEnd"/>
      <w:r>
        <w:rPr>
          <w:lang w:val="en-US"/>
        </w:rPr>
        <w:t xml:space="preserve"> 2018).</w:t>
      </w:r>
    </w:p>
    <w:p w14:paraId="234AB968" w14:textId="77777777" w:rsidR="007C003E" w:rsidRDefault="00412283">
      <w:pPr>
        <w:pStyle w:val="Textbody"/>
        <w:rPr>
          <w:lang w:val="en-US"/>
        </w:rPr>
      </w:pPr>
      <w:r>
        <w:rPr>
          <w:lang w:val="en-US"/>
        </w:rPr>
        <w:t xml:space="preserve">As a particular example in the biomedical field the </w:t>
      </w:r>
      <w:r>
        <w:rPr>
          <w:i/>
          <w:iCs/>
          <w:lang w:val="en-US"/>
        </w:rPr>
        <w:t>Reproducibility Project: Cancer Biology (Errington, Denis, et al. 2021; Errington, Mathur, et al. 2021; Rodgers and Collings 2021)</w:t>
      </w:r>
      <w:r>
        <w:rPr>
          <w:lang w:val="en-US"/>
        </w:rPr>
        <w:t xml:space="preserve"> was an initiative that tried to replicate high-profile papers in the field of cancer biology. This project found many hurdles that prevented the replication of many of the studies included in the project: failure to replicate the effects reported in the original studies, lack of descriptive and inferential statistics or lack of detail in the methodology.</w:t>
      </w:r>
    </w:p>
    <w:p w14:paraId="04B783A8" w14:textId="77777777" w:rsidR="007C003E" w:rsidRDefault="00412283">
      <w:pPr>
        <w:pStyle w:val="Textbody"/>
        <w:rPr>
          <w:lang w:val="en-US"/>
        </w:rPr>
      </w:pPr>
      <w:r>
        <w:rPr>
          <w:lang w:val="en-US"/>
        </w:rPr>
        <w:t>Albeit, usually (as in Errington, Mathur, et al., 2021) the focus of reproducibility is the</w:t>
      </w:r>
      <w:del w:id="39" w:author="Ferrer Almirall, Mireia" w:date="2023-01-09T07:56:00Z">
        <w:r w:rsidDel="00412283">
          <w:rPr>
            <w:lang w:val="en-US"/>
          </w:rPr>
          <w:delText xml:space="preserve"> the</w:delText>
        </w:r>
      </w:del>
      <w:r>
        <w:rPr>
          <w:lang w:val="en-US"/>
        </w:rPr>
        <w:t xml:space="preserve"> replication of the results of one study by running an experiment equivalent to the one run in another laboratory, the reproducibility problem expands beyond that (</w:t>
      </w:r>
      <w:proofErr w:type="spellStart"/>
      <w:r>
        <w:rPr>
          <w:lang w:val="en-US"/>
        </w:rPr>
        <w:t>e.g</w:t>
      </w:r>
      <w:proofErr w:type="spellEnd"/>
      <w:r>
        <w:rPr>
          <w:lang w:val="en-US"/>
        </w:rPr>
        <w:t xml:space="preserve">: re-creating the results by rerunning the same analysis on the same data set; replicating the results by using a similar experiment setup but a different team; replicating the results by using a different experiment setup and a different team). In fact, the reproducibility problem is so multifaceted that the terminology can be confusing. Several terms (reproducibility, replicability, </w:t>
      </w:r>
      <w:proofErr w:type="gramStart"/>
      <w:r>
        <w:rPr>
          <w:lang w:val="en-US"/>
        </w:rPr>
        <w:t>repeatability,...</w:t>
      </w:r>
      <w:proofErr w:type="gramEnd"/>
      <w:r>
        <w:rPr>
          <w:lang w:val="en-US"/>
        </w:rPr>
        <w:t xml:space="preserve">) have different meanings depending on the context where they are used (Barba 2018). In this work we will focus on what Barba (2018) defined as reproducible research according to the nomenclature used by </w:t>
      </w:r>
      <w:proofErr w:type="spellStart"/>
      <w:r>
        <w:rPr>
          <w:lang w:val="en-US"/>
        </w:rPr>
        <w:t>Claerbout</w:t>
      </w:r>
      <w:proofErr w:type="spellEnd"/>
      <w:r>
        <w:rPr>
          <w:lang w:val="en-US"/>
        </w:rPr>
        <w:t xml:space="preserve"> &amp; </w:t>
      </w:r>
      <w:proofErr w:type="spellStart"/>
      <w:r>
        <w:rPr>
          <w:lang w:val="en-US"/>
        </w:rPr>
        <w:t>Karrenbach</w:t>
      </w:r>
      <w:proofErr w:type="spellEnd"/>
      <w:r>
        <w:rPr>
          <w:lang w:val="en-US"/>
        </w:rPr>
        <w:t xml:space="preserve"> (1992) </w:t>
      </w:r>
      <w:proofErr w:type="spellStart"/>
      <w:r>
        <w:rPr>
          <w:lang w:val="en-US"/>
        </w:rPr>
        <w:lastRenderedPageBreak/>
        <w:t>Donoho</w:t>
      </w:r>
      <w:proofErr w:type="spellEnd"/>
      <w:r>
        <w:rPr>
          <w:lang w:val="en-US"/>
        </w:rPr>
        <w:t xml:space="preserve"> </w:t>
      </w:r>
      <w:proofErr w:type="gramStart"/>
      <w:r>
        <w:rPr>
          <w:lang w:val="en-US"/>
        </w:rPr>
        <w:t>et al.(</w:t>
      </w:r>
      <w:proofErr w:type="gramEnd"/>
      <w:r>
        <w:rPr>
          <w:lang w:val="en-US"/>
        </w:rPr>
        <w:t>2009) and Peng (2011): «</w:t>
      </w:r>
      <w:r>
        <w:rPr>
          <w:i/>
          <w:iCs/>
          <w:lang w:val="en-US"/>
        </w:rPr>
        <w:t>Authors provide all the necessary data and the computer codes to run the analysis again, re-creating the results».</w:t>
      </w:r>
    </w:p>
    <w:p w14:paraId="0F427257" w14:textId="77777777" w:rsidR="007C003E" w:rsidRDefault="00412283">
      <w:pPr>
        <w:pStyle w:val="Textbody"/>
        <w:rPr>
          <w:lang w:val="en-US"/>
        </w:rPr>
      </w:pPr>
      <w:r>
        <w:rPr>
          <w:lang w:val="en-US"/>
        </w:rPr>
        <w:t xml:space="preserve">Recreating the results of a study given its data and its methods can be considered the most basic level of reproducibility, as it only assures that the results of a study were correctly calculated, but it does not delve in them being correct at an epistemological level.  One could be tempted to think that this level of reproducibility is so trivial that could be considered granted but it is not (Hardwicke et al. 2018). In 1995, </w:t>
      </w:r>
      <w:proofErr w:type="spellStart"/>
      <w:r>
        <w:rPr>
          <w:lang w:val="en-US"/>
        </w:rPr>
        <w:t>Buckheit</w:t>
      </w:r>
      <w:proofErr w:type="spellEnd"/>
      <w:r>
        <w:rPr>
          <w:lang w:val="en-US"/>
        </w:rPr>
        <w:t xml:space="preserve"> &amp; </w:t>
      </w:r>
      <w:proofErr w:type="spellStart"/>
      <w:r>
        <w:rPr>
          <w:lang w:val="en-US"/>
        </w:rPr>
        <w:t>Donoho</w:t>
      </w:r>
      <w:proofErr w:type="spellEnd"/>
      <w:r>
        <w:rPr>
          <w:lang w:val="en-US"/>
        </w:rPr>
        <w:t xml:space="preserve"> paraphrased Jon </w:t>
      </w:r>
      <w:proofErr w:type="spellStart"/>
      <w:r>
        <w:rPr>
          <w:lang w:val="en-US"/>
        </w:rPr>
        <w:t>Claerbout</w:t>
      </w:r>
      <w:proofErr w:type="spellEnd"/>
      <w:r>
        <w:rPr>
          <w:lang w:val="en-US"/>
        </w:rPr>
        <w:t xml:space="preserve"> (one of the pioneers in computational reproducibility </w:t>
      </w:r>
      <w:proofErr w:type="spellStart"/>
      <w:r>
        <w:rPr>
          <w:lang w:val="en-US"/>
        </w:rPr>
        <w:t>Claerbout</w:t>
      </w:r>
      <w:proofErr w:type="spellEnd"/>
      <w:r>
        <w:rPr>
          <w:lang w:val="en-US"/>
        </w:rPr>
        <w:t xml:space="preserve"> &amp; </w:t>
      </w:r>
      <w:proofErr w:type="spellStart"/>
      <w:r>
        <w:rPr>
          <w:lang w:val="en-US"/>
        </w:rPr>
        <w:t>Karrenbach</w:t>
      </w:r>
      <w:proofErr w:type="spellEnd"/>
      <w:r>
        <w:rPr>
          <w:lang w:val="en-US"/>
        </w:rPr>
        <w:t>, 1992) stating that an article should be considered an «</w:t>
      </w:r>
      <w:r>
        <w:rPr>
          <w:i/>
          <w:iCs/>
          <w:lang w:val="en-US"/>
        </w:rPr>
        <w:t>advertising»</w:t>
      </w:r>
      <w:r>
        <w:rPr>
          <w:lang w:val="en-US"/>
        </w:rPr>
        <w:t xml:space="preserve"> and that the full research work is «</w:t>
      </w:r>
      <w:r>
        <w:rPr>
          <w:i/>
          <w:iCs/>
          <w:lang w:val="en-US"/>
        </w:rPr>
        <w:t>the complete software development environment and the complete set of instructions that generated the figures»</w:t>
      </w:r>
      <w:r>
        <w:rPr>
          <w:lang w:val="en-US"/>
        </w:rPr>
        <w:t xml:space="preserve">. The initial solution proposed by </w:t>
      </w:r>
      <w:proofErr w:type="spellStart"/>
      <w:r>
        <w:rPr>
          <w:lang w:val="en-US"/>
        </w:rPr>
        <w:t>Claerbout</w:t>
      </w:r>
      <w:proofErr w:type="spellEnd"/>
      <w:r>
        <w:rPr>
          <w:lang w:val="en-US"/>
        </w:rPr>
        <w:t xml:space="preserve"> &amp; </w:t>
      </w:r>
      <w:proofErr w:type="spellStart"/>
      <w:r>
        <w:rPr>
          <w:lang w:val="en-US"/>
        </w:rPr>
        <w:t>Karrenbach</w:t>
      </w:r>
      <w:proofErr w:type="spellEnd"/>
      <w:r>
        <w:rPr>
          <w:lang w:val="en-US"/>
        </w:rPr>
        <w:t xml:space="preserve"> (1992) involved using CD-ROMs and magnetic tapes as well as the ubiquitous </w:t>
      </w:r>
      <w:proofErr w:type="spellStart"/>
      <w:r>
        <w:rPr>
          <w:i/>
          <w:iCs/>
          <w:lang w:val="en-US"/>
        </w:rPr>
        <w:t>makefile</w:t>
      </w:r>
      <w:proofErr w:type="spellEnd"/>
      <w:r>
        <w:rPr>
          <w:lang w:val="en-US"/>
        </w:rPr>
        <w:t xml:space="preserve"> tool, luckily a lot have changed in those 30 years. In the present work we illustrate how to use the </w:t>
      </w:r>
      <w:r>
        <w:rPr>
          <w:i/>
          <w:iCs/>
          <w:lang w:val="en-US"/>
        </w:rPr>
        <w:t>targets (Landau 2021)</w:t>
      </w:r>
      <w:r>
        <w:rPr>
          <w:lang w:val="en-US"/>
        </w:rPr>
        <w:t xml:space="preserve"> R package and Docker (Merkel 2014) containers to ameliorate the reproducibility problem in the bioinformatics field.</w:t>
      </w:r>
    </w:p>
    <w:p w14:paraId="032930D3" w14:textId="77777777" w:rsidR="007C003E" w:rsidRDefault="00412283">
      <w:pPr>
        <w:pStyle w:val="Ttulo2"/>
        <w:rPr>
          <w:i/>
          <w:iCs/>
          <w:lang w:val="en-US"/>
        </w:rPr>
      </w:pPr>
      <w:bookmarkStart w:id="40" w:name="__RefHeading___Toc4172_2303574329"/>
      <w:r>
        <w:rPr>
          <w:i/>
          <w:iCs/>
          <w:lang w:val="en-US"/>
        </w:rPr>
        <w:t>targets Package</w:t>
      </w:r>
      <w:bookmarkEnd w:id="40"/>
    </w:p>
    <w:p w14:paraId="5E42D17D" w14:textId="77777777" w:rsidR="007C003E" w:rsidRDefault="00412283">
      <w:pPr>
        <w:pStyle w:val="Textbody"/>
        <w:rPr>
          <w:lang w:val="en-US"/>
        </w:rPr>
      </w:pPr>
      <w:r>
        <w:rPr>
          <w:lang w:val="en-US"/>
        </w:rPr>
        <w:t>Workflow managers</w:t>
      </w:r>
      <w:r>
        <w:rPr>
          <w:rStyle w:val="Refdenotaalpie"/>
          <w:lang w:val="en-US"/>
        </w:rPr>
        <w:footnoteReference w:id="1"/>
      </w:r>
      <w:r>
        <w:rPr>
          <w:lang w:val="en-US"/>
        </w:rPr>
        <w:t xml:space="preserve"> tools can now be found in many different flavors, from the most </w:t>
      </w:r>
      <w:proofErr w:type="gramStart"/>
      <w:r>
        <w:rPr>
          <w:lang w:val="en-US"/>
        </w:rPr>
        <w:t>general  like</w:t>
      </w:r>
      <w:proofErr w:type="gramEnd"/>
      <w:r>
        <w:rPr>
          <w:lang w:val="en-US"/>
        </w:rPr>
        <w:t xml:space="preserve"> Apache Airflow, to those focused on scientific analysis like </w:t>
      </w:r>
      <w:proofErr w:type="spellStart"/>
      <w:r>
        <w:rPr>
          <w:lang w:val="en-US"/>
        </w:rPr>
        <w:t>Scipipe</w:t>
      </w:r>
      <w:proofErr w:type="spellEnd"/>
      <w:r>
        <w:rPr>
          <w:lang w:val="en-US"/>
        </w:rPr>
        <w:t xml:space="preserve"> and </w:t>
      </w:r>
      <w:r>
        <w:rPr>
          <w:i/>
          <w:iCs/>
          <w:lang w:val="en-US"/>
        </w:rPr>
        <w:t>targets</w:t>
      </w:r>
      <w:r>
        <w:rPr>
          <w:lang w:val="en-US"/>
        </w:rPr>
        <w:t>, to those specific to the bioinformatics domain such as Galaxy and KNIME (</w:t>
      </w:r>
      <w:proofErr w:type="spellStart"/>
      <w:r>
        <w:rPr>
          <w:lang w:val="en-US"/>
        </w:rPr>
        <w:t>Amstutz</w:t>
      </w:r>
      <w:proofErr w:type="spellEnd"/>
      <w:r>
        <w:rPr>
          <w:lang w:val="en-US"/>
        </w:rPr>
        <w:t xml:space="preserve"> et al. 2022).  Wratten et al. (2021) reviewed the state of the art of workflow managers and compared key features of the most common ones in bioinformatics as depicted in Figure 1. </w:t>
      </w:r>
      <w:r>
        <w:rPr>
          <w:i/>
          <w:iCs/>
          <w:lang w:val="en-US"/>
        </w:rPr>
        <w:t>targets</w:t>
      </w:r>
      <w:r>
        <w:rPr>
          <w:lang w:val="en-US"/>
        </w:rPr>
        <w:t xml:space="preserve"> package was not included in this review, but in this section the rationale followed for choosing it is described.</w:t>
      </w:r>
    </w:p>
    <w:p w14:paraId="446B8327" w14:textId="77777777" w:rsidR="007C003E" w:rsidRDefault="00412283">
      <w:pPr>
        <w:pStyle w:val="Textbody"/>
        <w:rPr>
          <w:lang w:val="en-US"/>
        </w:rPr>
      </w:pPr>
      <w:r>
        <w:rPr>
          <w:lang w:val="en-US"/>
        </w:rPr>
        <w:t xml:space="preserve">The author of </w:t>
      </w:r>
      <w:r>
        <w:rPr>
          <w:i/>
          <w:iCs/>
          <w:lang w:val="en-US"/>
        </w:rPr>
        <w:t>targets (Landau 2021)</w:t>
      </w:r>
      <w:r>
        <w:rPr>
          <w:lang w:val="en-US"/>
        </w:rPr>
        <w:t xml:space="preserve"> describes it the following way:</w:t>
      </w:r>
    </w:p>
    <w:p w14:paraId="6B93385F" w14:textId="77777777" w:rsidR="007C003E" w:rsidRDefault="00412283">
      <w:pPr>
        <w:pStyle w:val="Textbody"/>
      </w:pPr>
      <w:r>
        <w:rPr>
          <w:lang w:val="en-US"/>
        </w:rPr>
        <w:t xml:space="preserve">«The </w:t>
      </w:r>
      <w:r>
        <w:rPr>
          <w:rStyle w:val="SourceText"/>
          <w:lang w:val="en-US"/>
        </w:rPr>
        <w:t>targets</w:t>
      </w:r>
      <w:r>
        <w:rPr>
          <w:lang w:val="en-US"/>
        </w:rPr>
        <w:t xml:space="preserve"> package is a Make-like pipeline tool for Statistics and data science in R. With </w:t>
      </w:r>
      <w:r>
        <w:rPr>
          <w:rStyle w:val="SourceText"/>
          <w:lang w:val="en-US"/>
        </w:rPr>
        <w:t>targets</w:t>
      </w:r>
      <w:r>
        <w:rPr>
          <w:lang w:val="en-US"/>
        </w:rPr>
        <w:t xml:space="preserve">, you can maintain a reproducible workflow without repeating yourself. </w:t>
      </w:r>
      <w:r>
        <w:rPr>
          <w:rStyle w:val="SourceText"/>
          <w:lang w:val="en-US"/>
        </w:rPr>
        <w:t>targets</w:t>
      </w:r>
      <w:r>
        <w:rPr>
          <w:lang w:val="en-US"/>
        </w:rPr>
        <w:t xml:space="preserve"> learns how your pipeline fits together, skips costly runtime for tasks that are already up to date, runs only the necessary computation, supports implicit parallel computing, abstracts files as R objects, and shows tangible evidence that the results match the underlying code and </w:t>
      </w:r>
      <w:proofErr w:type="gramStart"/>
      <w:r>
        <w:rPr>
          <w:lang w:val="en-US"/>
        </w:rPr>
        <w:t>data.»</w:t>
      </w:r>
      <w:proofErr w:type="gramEnd"/>
    </w:p>
    <w:p w14:paraId="09E6801D" w14:textId="77777777" w:rsidR="007C003E" w:rsidRDefault="00412283">
      <w:pPr>
        <w:pStyle w:val="Textbody"/>
        <w:rPr>
          <w:lang w:val="en-US"/>
        </w:rPr>
      </w:pPr>
      <w:r>
        <w:rPr>
          <w:noProof/>
          <w:lang w:val="en-US"/>
        </w:rPr>
        <w:lastRenderedPageBreak/>
        <mc:AlternateContent>
          <mc:Choice Requires="wps">
            <w:drawing>
              <wp:anchor distT="0" distB="0" distL="114300" distR="114300" simplePos="0" relativeHeight="60" behindDoc="0" locked="0" layoutInCell="1" allowOverlap="1" wp14:anchorId="39B00256" wp14:editId="30568146">
                <wp:simplePos x="0" y="0"/>
                <wp:positionH relativeFrom="column">
                  <wp:align>center</wp:align>
                </wp:positionH>
                <wp:positionV relativeFrom="paragraph">
                  <wp:align>top</wp:align>
                </wp:positionV>
                <wp:extent cx="5399989" cy="1794601"/>
                <wp:effectExtent l="0" t="0" r="0" b="0"/>
                <wp:wrapSquare wrapText="bothSides"/>
                <wp:docPr id="19" name="Frame10"/>
                <wp:cNvGraphicFramePr/>
                <a:graphic xmlns:a="http://schemas.openxmlformats.org/drawingml/2006/main">
                  <a:graphicData uri="http://schemas.microsoft.com/office/word/2010/wordprocessingShape">
                    <wps:wsp>
                      <wps:cNvSpPr txBox="1"/>
                      <wps:spPr>
                        <a:xfrm>
                          <a:off x="0" y="0"/>
                          <a:ext cx="5399989" cy="1794601"/>
                        </a:xfrm>
                        <a:prstGeom prst="rect">
                          <a:avLst/>
                        </a:prstGeom>
                        <a:ln>
                          <a:noFill/>
                          <a:prstDash/>
                        </a:ln>
                      </wps:spPr>
                      <wps:txbx>
                        <w:txbxContent>
                          <w:p w14:paraId="5741F2E4" w14:textId="77777777" w:rsidR="001D06A7" w:rsidRDefault="001D06A7">
                            <w:pPr>
                              <w:pStyle w:val="Figure"/>
                            </w:pPr>
                            <w:r>
                              <w:rPr>
                                <w:noProof/>
                              </w:rPr>
                              <w:drawing>
                                <wp:inline distT="0" distB="0" distL="0" distR="0" wp14:anchorId="1113B482" wp14:editId="3C009985">
                                  <wp:extent cx="5399989" cy="1794601"/>
                                  <wp:effectExtent l="0" t="0" r="0" b="0"/>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399989" cy="1794601"/>
                                          </a:xfrm>
                                          <a:prstGeom prst="rect">
                                            <a:avLst/>
                                          </a:prstGeom>
                                          <a:ln>
                                            <a:noFill/>
                                            <a:prstDash/>
                                          </a:ln>
                                        </pic:spPr>
                                      </pic:pic>
                                    </a:graphicData>
                                  </a:graphic>
                                </wp:inline>
                              </w:drawing>
                            </w:r>
                            <w:proofErr w:type="spellStart"/>
                            <w:r>
                              <w:t>Figure</w:t>
                            </w:r>
                            <w:proofErr w:type="spellEnd"/>
                            <w:r>
                              <w:t xml:space="preserve"> 1: </w:t>
                            </w:r>
                            <w:proofErr w:type="spellStart"/>
                            <w:r>
                              <w:t>Overview</w:t>
                            </w:r>
                            <w:proofErr w:type="spellEnd"/>
                            <w:r>
                              <w:t xml:space="preserve"> of </w:t>
                            </w:r>
                            <w:proofErr w:type="spellStart"/>
                            <w:r>
                              <w:t>workflow</w:t>
                            </w:r>
                            <w:proofErr w:type="spellEnd"/>
                            <w:r>
                              <w:t xml:space="preserve"> managers for </w:t>
                            </w:r>
                            <w:proofErr w:type="spellStart"/>
                            <w:r>
                              <w:t>bioinformatics</w:t>
                            </w:r>
                            <w:proofErr w:type="spellEnd"/>
                            <w:r>
                              <w:t xml:space="preserve">. </w:t>
                            </w:r>
                            <w:proofErr w:type="spellStart"/>
                            <w:r>
                              <w:t>Extracted</w:t>
                            </w:r>
                            <w:proofErr w:type="spellEnd"/>
                            <w:r>
                              <w:t xml:space="preserve"> </w:t>
                            </w:r>
                            <w:proofErr w:type="spellStart"/>
                            <w:r>
                              <w:t>from</w:t>
                            </w:r>
                            <w:proofErr w:type="spellEnd"/>
                            <w:r>
                              <w:t xml:space="preserve"> </w:t>
                            </w:r>
                            <w:proofErr w:type="spellStart"/>
                            <w:r>
                              <w:t>Wratten</w:t>
                            </w:r>
                            <w:proofErr w:type="spellEnd"/>
                            <w:r>
                              <w:t xml:space="preserve"> et al. (2021)</w:t>
                            </w:r>
                          </w:p>
                        </w:txbxContent>
                      </wps:txbx>
                      <wps:bodyPr wrap="none" lIns="0" tIns="0" rIns="0" bIns="0" compatLnSpc="0">
                        <a:spAutoFit/>
                      </wps:bodyPr>
                    </wps:wsp>
                  </a:graphicData>
                </a:graphic>
              </wp:anchor>
            </w:drawing>
          </mc:Choice>
          <mc:Fallback>
            <w:pict>
              <v:shape w14:anchorId="39B00256" id="Frame10" o:spid="_x0000_s1027" type="#_x0000_t202" style="position:absolute;left:0;text-align:left;margin-left:0;margin-top:0;width:425.2pt;height:141.3pt;z-index:6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" filled="f" stroked="f">
                <v:textbox style="mso-fit-shape-to-text:t" inset="0,0,0,0">
                  <w:txbxContent>
                    <w:p w14:paraId="5741F2E4" w14:textId="77777777" w:rsidR="001D06A7" w:rsidRDefault="001D06A7">
                      <w:pPr>
                        <w:pStyle w:val="Figure"/>
                      </w:pPr>
                      <w:r>
                        <w:rPr>
                          <w:noProof/>
                        </w:rPr>
                        <w:drawing>
                          <wp:inline distT="0" distB="0" distL="0" distR="0" wp14:anchorId="1113B482" wp14:editId="3C009985">
                            <wp:extent cx="5399989" cy="1794601"/>
                            <wp:effectExtent l="0" t="0" r="0" b="0"/>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5399989" cy="1794601"/>
                                    </a:xfrm>
                                    <a:prstGeom prst="rect">
                                      <a:avLst/>
                                    </a:prstGeom>
                                    <a:ln>
                                      <a:noFill/>
                                      <a:prstDash/>
                                    </a:ln>
                                  </pic:spPr>
                                </pic:pic>
                              </a:graphicData>
                            </a:graphic>
                          </wp:inline>
                        </w:drawing>
                      </w:r>
                      <w:proofErr w:type="spellStart"/>
                      <w:r>
                        <w:t>Figure</w:t>
                      </w:r>
                      <w:proofErr w:type="spellEnd"/>
                      <w:r>
                        <w:t xml:space="preserve"> 1: </w:t>
                      </w:r>
                      <w:proofErr w:type="spellStart"/>
                      <w:r>
                        <w:t>Overview</w:t>
                      </w:r>
                      <w:proofErr w:type="spellEnd"/>
                      <w:r>
                        <w:t xml:space="preserve"> of </w:t>
                      </w:r>
                      <w:proofErr w:type="spellStart"/>
                      <w:r>
                        <w:t>workflow</w:t>
                      </w:r>
                      <w:proofErr w:type="spellEnd"/>
                      <w:r>
                        <w:t xml:space="preserve"> managers for </w:t>
                      </w:r>
                      <w:proofErr w:type="spellStart"/>
                      <w:r>
                        <w:t>bioinformatics</w:t>
                      </w:r>
                      <w:proofErr w:type="spellEnd"/>
                      <w:r>
                        <w:t xml:space="preserve">. </w:t>
                      </w:r>
                      <w:proofErr w:type="spellStart"/>
                      <w:r>
                        <w:t>Extracted</w:t>
                      </w:r>
                      <w:proofErr w:type="spellEnd"/>
                      <w:r>
                        <w:t xml:space="preserve"> </w:t>
                      </w:r>
                      <w:proofErr w:type="spellStart"/>
                      <w:r>
                        <w:t>from</w:t>
                      </w:r>
                      <w:proofErr w:type="spellEnd"/>
                      <w:r>
                        <w:t xml:space="preserve"> </w:t>
                      </w:r>
                      <w:proofErr w:type="spellStart"/>
                      <w:r>
                        <w:t>Wratten</w:t>
                      </w:r>
                      <w:proofErr w:type="spellEnd"/>
                      <w:r>
                        <w:t xml:space="preserve"> et al. (2021)</w:t>
                      </w:r>
                    </w:p>
                  </w:txbxContent>
                </v:textbox>
                <w10:wrap type="square"/>
              </v:shape>
            </w:pict>
          </mc:Fallback>
        </mc:AlternateContent>
      </w:r>
    </w:p>
    <w:p w14:paraId="6ACD85B7" w14:textId="77777777" w:rsidR="007C003E" w:rsidRDefault="00412283">
      <w:pPr>
        <w:pStyle w:val="Textbody"/>
        <w:rPr>
          <w:lang w:val="en-US"/>
        </w:rPr>
      </w:pPr>
      <w:r>
        <w:rPr>
          <w:lang w:val="en-US"/>
        </w:rPr>
        <w:t xml:space="preserve">The first valuable feature is that this workflow manager is written in R. R (R Core Team 2022) is one of the most common languages used in bioinformatics and data analysis in general (Giorgi, </w:t>
      </w:r>
      <w:proofErr w:type="spellStart"/>
      <w:r>
        <w:rPr>
          <w:lang w:val="en-US"/>
        </w:rPr>
        <w:t>Ceraolo</w:t>
      </w:r>
      <w:proofErr w:type="spellEnd"/>
      <w:r>
        <w:rPr>
          <w:lang w:val="en-US"/>
        </w:rPr>
        <w:t xml:space="preserve">, and </w:t>
      </w:r>
      <w:proofErr w:type="spellStart"/>
      <w:r>
        <w:rPr>
          <w:lang w:val="en-US"/>
        </w:rPr>
        <w:t>Mercatelli</w:t>
      </w:r>
      <w:proofErr w:type="spellEnd"/>
      <w:r>
        <w:rPr>
          <w:lang w:val="en-US"/>
        </w:rPr>
        <w:t xml:space="preserve"> 2022). Bioconductor, one of the main repositories for the analysis of biological data, contains tools programmed in R. </w:t>
      </w:r>
      <w:proofErr w:type="gramStart"/>
      <w:r>
        <w:rPr>
          <w:lang w:val="en-US"/>
        </w:rPr>
        <w:t>Therefore</w:t>
      </w:r>
      <w:proofErr w:type="gramEnd"/>
      <w:r>
        <w:rPr>
          <w:lang w:val="en-US"/>
        </w:rPr>
        <w:t xml:space="preserve"> using </w:t>
      </w:r>
      <w:r>
        <w:rPr>
          <w:i/>
          <w:iCs/>
          <w:lang w:val="en-US"/>
        </w:rPr>
        <w:t xml:space="preserve">targets </w:t>
      </w:r>
      <w:r>
        <w:rPr>
          <w:lang w:val="en-US"/>
        </w:rPr>
        <w:t>allows using all the tools available in Bioconductor directly in our pipeline</w:t>
      </w:r>
      <w:r>
        <w:rPr>
          <w:rStyle w:val="Refdenotaalpie"/>
          <w:lang w:val="en-US"/>
        </w:rPr>
        <w:footnoteReference w:id="2"/>
      </w:r>
      <w:r>
        <w:rPr>
          <w:lang w:val="en-US"/>
        </w:rPr>
        <w:t xml:space="preserve">. Also, given the prevalence of R in bioinformatics, and other data science fields, many users will already be familiar with the language itself. For users already familiar with R, targets itself brings a small learning overhead, as most of the programming usually correspond to the task themselves and not so much to </w:t>
      </w:r>
      <w:proofErr w:type="gramStart"/>
      <w:r>
        <w:rPr>
          <w:lang w:val="en-US"/>
        </w:rPr>
        <w:t>the  pipeline</w:t>
      </w:r>
      <w:proofErr w:type="gramEnd"/>
      <w:r>
        <w:rPr>
          <w:lang w:val="en-US"/>
        </w:rPr>
        <w:t xml:space="preserve"> preparation.</w:t>
      </w:r>
    </w:p>
    <w:p w14:paraId="698FAB9F" w14:textId="77777777" w:rsidR="007C003E" w:rsidRDefault="00412283">
      <w:pPr>
        <w:pStyle w:val="Textbody"/>
        <w:rPr>
          <w:lang w:val="en-US"/>
        </w:rPr>
      </w:pPr>
      <w:r>
        <w:rPr>
          <w:lang w:val="en-US"/>
        </w:rPr>
        <w:t xml:space="preserve">targets package by design also automatically keeps track of the dependencies in the different pipeline steps, therefore, when the pipeline is modified and rerun many </w:t>
      </w:r>
      <w:proofErr w:type="gramStart"/>
      <w:r>
        <w:rPr>
          <w:lang w:val="en-US"/>
        </w:rPr>
        <w:t>time consuming</w:t>
      </w:r>
      <w:proofErr w:type="gramEnd"/>
      <w:r>
        <w:rPr>
          <w:lang w:val="en-US"/>
        </w:rPr>
        <w:t xml:space="preserve"> calculations are skipped if the modifications do not affect them. This is particularly beneficial in the case of bioinformatics given that many of the data analysis steps include long computations. This dependency tracking also makes the pipeline easily reproducible as it guarantees that no invalid information is used and the results will be consistent when running the pipeline. It is also easy to track which information is used as an input in each of the tasks.</w:t>
      </w:r>
    </w:p>
    <w:p w14:paraId="47B7F390" w14:textId="77777777" w:rsidR="007C003E" w:rsidRDefault="00412283">
      <w:pPr>
        <w:pStyle w:val="Textbody"/>
        <w:rPr>
          <w:lang w:val="en-US"/>
        </w:rPr>
      </w:pPr>
      <w:r>
        <w:rPr>
          <w:lang w:val="en-US"/>
        </w:rPr>
        <w:t>Regarding scalability, targets is prepared to run single-threaded, locally in parallel or in high-performance computing environments with just simple changes in the declaration of the pipeline.</w:t>
      </w:r>
    </w:p>
    <w:p w14:paraId="7707BE5D" w14:textId="77777777" w:rsidR="007C003E" w:rsidRDefault="00412283">
      <w:pPr>
        <w:pStyle w:val="Textbody"/>
        <w:rPr>
          <w:lang w:val="en-US"/>
        </w:rPr>
      </w:pPr>
      <w:r>
        <w:rPr>
          <w:lang w:val="en-US"/>
        </w:rPr>
        <w:t xml:space="preserve">One substantial difference with other more complex workflow managers is </w:t>
      </w:r>
      <w:proofErr w:type="gramStart"/>
      <w:r>
        <w:rPr>
          <w:lang w:val="en-US"/>
        </w:rPr>
        <w:t xml:space="preserve">that  </w:t>
      </w:r>
      <w:r>
        <w:rPr>
          <w:i/>
          <w:iCs/>
          <w:lang w:val="en-US"/>
        </w:rPr>
        <w:t>targets</w:t>
      </w:r>
      <w:proofErr w:type="gramEnd"/>
      <w:r>
        <w:rPr>
          <w:i/>
          <w:iCs/>
          <w:lang w:val="en-US"/>
        </w:rPr>
        <w:t xml:space="preserve"> </w:t>
      </w:r>
      <w:r>
        <w:rPr>
          <w:lang w:val="en-US"/>
        </w:rPr>
        <w:t xml:space="preserve">does not keep track or controls the version of software or the environment where the pipeline is executed. This could can be easily overcome by using complimentary R packages that control the versions in the R library such as </w:t>
      </w:r>
      <w:proofErr w:type="spellStart"/>
      <w:r>
        <w:rPr>
          <w:i/>
          <w:iCs/>
          <w:lang w:val="en-US"/>
        </w:rPr>
        <w:t>renv</w:t>
      </w:r>
      <w:proofErr w:type="spellEnd"/>
      <w:r>
        <w:rPr>
          <w:i/>
          <w:iCs/>
          <w:lang w:val="en-US"/>
        </w:rPr>
        <w:t xml:space="preserve"> </w:t>
      </w:r>
      <w:r>
        <w:rPr>
          <w:lang w:val="en-US"/>
        </w:rPr>
        <w:lastRenderedPageBreak/>
        <w:t>(</w:t>
      </w:r>
      <w:proofErr w:type="spellStart"/>
      <w:r>
        <w:rPr>
          <w:lang w:val="en-US"/>
        </w:rPr>
        <w:t>Ushey</w:t>
      </w:r>
      <w:proofErr w:type="spellEnd"/>
      <w:r>
        <w:rPr>
          <w:lang w:val="en-US"/>
        </w:rPr>
        <w:t>, 2022), or, as covered in a following section of this work, running the pipeline inside a Docker container.</w:t>
      </w:r>
    </w:p>
    <w:p w14:paraId="7F1EFAEE" w14:textId="77777777" w:rsidR="007C003E" w:rsidRDefault="00412283">
      <w:pPr>
        <w:pStyle w:val="Textbody"/>
        <w:rPr>
          <w:lang w:val="en-US"/>
        </w:rPr>
      </w:pPr>
      <w:r>
        <w:rPr>
          <w:lang w:val="en-US"/>
        </w:rPr>
        <w:t xml:space="preserve">As all the content in </w:t>
      </w:r>
      <w:r>
        <w:rPr>
          <w:i/>
          <w:iCs/>
          <w:lang w:val="en-US"/>
        </w:rPr>
        <w:t>targets</w:t>
      </w:r>
      <w:r>
        <w:rPr>
          <w:lang w:val="en-US"/>
        </w:rPr>
        <w:t xml:space="preserve"> pipelines consist of text files (with the exceptions of inputs and outputs) this makes the pipelines defined using targets ideal for versioning control systems (e.g.: git).</w:t>
      </w:r>
    </w:p>
    <w:p w14:paraId="628D741F" w14:textId="77777777" w:rsidR="007C003E" w:rsidRDefault="00412283">
      <w:pPr>
        <w:pStyle w:val="Textbody"/>
        <w:rPr>
          <w:lang w:val="en-US"/>
        </w:rPr>
      </w:pPr>
      <w:r>
        <w:rPr>
          <w:lang w:val="en-US"/>
        </w:rPr>
        <w:t xml:space="preserve">Finally, </w:t>
      </w:r>
      <w:r>
        <w:rPr>
          <w:i/>
          <w:iCs/>
          <w:lang w:val="en-US"/>
        </w:rPr>
        <w:t>targets</w:t>
      </w:r>
      <w:r>
        <w:rPr>
          <w:lang w:val="en-US"/>
        </w:rPr>
        <w:t xml:space="preserve"> </w:t>
      </w:r>
      <w:proofErr w:type="gramStart"/>
      <w:r>
        <w:rPr>
          <w:lang w:val="en-US"/>
        </w:rPr>
        <w:t>is</w:t>
      </w:r>
      <w:proofErr w:type="gramEnd"/>
      <w:r>
        <w:rPr>
          <w:lang w:val="en-US"/>
        </w:rPr>
        <w:t xml:space="preserve"> a general purpose solution, offering a very concrete functionality and is highly decoupled, from a software perspective, from the packages offering the analysis functionality, this means that changes in those packages can be incorporated without waiting for any update in </w:t>
      </w:r>
      <w:commentRangeStart w:id="41"/>
      <w:r>
        <w:rPr>
          <w:i/>
          <w:iCs/>
          <w:lang w:val="en-US"/>
        </w:rPr>
        <w:t>targets</w:t>
      </w:r>
      <w:commentRangeEnd w:id="41"/>
      <w:r w:rsidR="00FE10CD">
        <w:rPr>
          <w:rStyle w:val="Refdecomentario"/>
          <w:rFonts w:ascii="Liberation Serif" w:eastAsia="Noto Serif CJK SC" w:hAnsi="Liberation Serif" w:cs="Mangal"/>
          <w:lang w:val="en-GB" w:bidi="hi-IN"/>
        </w:rPr>
        <w:commentReference w:id="41"/>
      </w:r>
      <w:r>
        <w:rPr>
          <w:lang w:val="en-US"/>
        </w:rPr>
        <w:t>.</w:t>
      </w:r>
    </w:p>
    <w:p w14:paraId="67ACA63F" w14:textId="77777777" w:rsidR="007C003E" w:rsidRDefault="00412283">
      <w:pPr>
        <w:pStyle w:val="Ttulo2"/>
        <w:rPr>
          <w:lang w:val="en-US"/>
        </w:rPr>
      </w:pPr>
      <w:bookmarkStart w:id="42" w:name="__RefHeading___Toc4174_2303574329"/>
      <w:r>
        <w:rPr>
          <w:lang w:val="en-US"/>
        </w:rPr>
        <w:t>Docker</w:t>
      </w:r>
      <w:bookmarkEnd w:id="42"/>
    </w:p>
    <w:p w14:paraId="6572A8AF" w14:textId="75B9EFB6" w:rsidR="007C003E" w:rsidRDefault="00412283">
      <w:pPr>
        <w:pStyle w:val="Textbody"/>
        <w:rPr>
          <w:lang w:val="en-US"/>
        </w:rPr>
      </w:pPr>
      <w:r>
        <w:rPr>
          <w:lang w:val="en-US"/>
        </w:rPr>
        <w:t xml:space="preserve">Controlling the executing environment of a software has been a challenging task for many years. Software developers and system administrators coined the term </w:t>
      </w:r>
      <w:r>
        <w:rPr>
          <w:i/>
          <w:iCs/>
          <w:lang w:val="en-US"/>
        </w:rPr>
        <w:t xml:space="preserve">«Dependency Hell» (2023) </w:t>
      </w:r>
      <w:r>
        <w:rPr>
          <w:lang w:val="en-US"/>
        </w:rPr>
        <w:t xml:space="preserve">to describe the common situation in which </w:t>
      </w:r>
      <w:proofErr w:type="gramStart"/>
      <w:r>
        <w:rPr>
          <w:lang w:val="en-US"/>
        </w:rPr>
        <w:t>a  «</w:t>
      </w:r>
      <w:proofErr w:type="gramEnd"/>
      <w:r>
        <w:rPr>
          <w:lang w:val="en-US"/>
        </w:rPr>
        <w:t xml:space="preserve">Software A» depended on a given version «Library Z» while «Software B» depended on a different version of «Library Z» creating a complicated situation for installing «Software A» and «Software B» in the same environment. This situation was particularly troubling when installing «Software B» automatically updated «Library Z» making «Software A» in the best case unusable or in the worst case silently providing erroneous outputs. A similar kind of problem appeared when </w:t>
      </w:r>
      <w:proofErr w:type="gramStart"/>
      <w:r>
        <w:rPr>
          <w:lang w:val="en-US"/>
        </w:rPr>
        <w:t>a  piece</w:t>
      </w:r>
      <w:proofErr w:type="gramEnd"/>
      <w:r>
        <w:rPr>
          <w:lang w:val="en-US"/>
        </w:rPr>
        <w:t xml:space="preserve"> of software was </w:t>
      </w:r>
      <w:del w:id="43" w:author="Ferrer Almirall, Mireia" w:date="2023-01-09T10:11:00Z">
        <w:r w:rsidDel="00FE10CD">
          <w:rPr>
            <w:lang w:val="en-US"/>
          </w:rPr>
          <w:delText>discontinuated</w:delText>
        </w:r>
      </w:del>
      <w:ins w:id="44" w:author="Ferrer Almirall, Mireia" w:date="2023-01-09T10:11:00Z">
        <w:r w:rsidR="00FE10CD">
          <w:rPr>
            <w:lang w:val="en-US"/>
          </w:rPr>
          <w:t>discontinued</w:t>
        </w:r>
      </w:ins>
      <w:r>
        <w:rPr>
          <w:lang w:val="en-US"/>
        </w:rPr>
        <w:t xml:space="preserve"> for the new version of a given operating system forcing the user to find an alternative software that  provided the same or similar functionality. These problems were inherited and expanded as soon as researchers started using computational methods and writing analysis scripts.</w:t>
      </w:r>
    </w:p>
    <w:p w14:paraId="7ABE2DB1" w14:textId="77777777" w:rsidR="007C003E" w:rsidRDefault="00412283">
      <w:pPr>
        <w:pStyle w:val="Textbody"/>
        <w:rPr>
          <w:lang w:val="en-US"/>
        </w:rPr>
      </w:pPr>
      <w:r>
        <w:rPr>
          <w:lang w:val="en-US"/>
        </w:rPr>
        <w:t>Controlling the environment, from the OS to the software versions and libraries, are fundamental to be able to recreate the results of a given study. Albeit, arguably, it could be easier to recreate the results days just after the initial analysis was done, recreating it months or even years after the analysis happened may be more complicated. R versions, versions of R packages, and Bioconductor packages change very often. Just in 2022 four different versions of R (Index of /</w:t>
      </w:r>
      <w:proofErr w:type="spellStart"/>
      <w:r>
        <w:rPr>
          <w:lang w:val="en-US"/>
        </w:rPr>
        <w:t>src</w:t>
      </w:r>
      <w:proofErr w:type="spellEnd"/>
      <w:r>
        <w:rPr>
          <w:lang w:val="en-US"/>
        </w:rPr>
        <w:t>/base/R-4, 2022) and two Bioconductor versions were released (Bioconductor Releases, 2022) as well as five versions of the Ubuntu operating system. Therefore, controlling the exact versions used for creating them in first place is fundamental. On top of that, it is important that other researchers can recreate this results in different machines so they can build a new research on top, or maybe run the same analysis on their own set of data. Containers, and particularly Docker containers, are a common solution for these problems nowadays.</w:t>
      </w:r>
    </w:p>
    <w:p w14:paraId="6CEBE39F" w14:textId="792E0C0E" w:rsidR="007C003E" w:rsidRDefault="00412283">
      <w:pPr>
        <w:pStyle w:val="Textbody"/>
        <w:rPr>
          <w:lang w:val="en-US"/>
        </w:rPr>
      </w:pPr>
      <w:r>
        <w:rPr>
          <w:lang w:val="en-US"/>
        </w:rPr>
        <w:t>A Docker container</w:t>
      </w:r>
      <w:del w:id="45" w:author="Ferrer Almirall, Mireia" w:date="2023-01-09T10:11:00Z">
        <w:r w:rsidDel="00FE10CD">
          <w:rPr>
            <w:lang w:val="en-US"/>
          </w:rPr>
          <w:delText>s</w:delText>
        </w:r>
      </w:del>
      <w:r>
        <w:rPr>
          <w:lang w:val="en-US"/>
        </w:rPr>
        <w:t xml:space="preserve"> is a piece of software that packs up code and dependencies and allows to an application to be run in different computing environments or at </w:t>
      </w:r>
      <w:r>
        <w:rPr>
          <w:lang w:val="en-US"/>
        </w:rPr>
        <w:lastRenderedPageBreak/>
        <w:t>different times. Because it packs both code and dependencies it recreates a full environment, in our case: OS, system libraries, R, R libraries, Bioconductor libraries, etc. Allowing us to recreate the full set of results in any machine and in any time in the future, even if R, or any of the libraries used, would no longer be available.</w:t>
      </w:r>
    </w:p>
    <w:p w14:paraId="30884293" w14:textId="77777777" w:rsidR="007C003E" w:rsidRDefault="00412283">
      <w:pPr>
        <w:pStyle w:val="Ttulo2"/>
        <w:rPr>
          <w:lang w:val="en-US"/>
        </w:rPr>
      </w:pPr>
      <w:bookmarkStart w:id="46" w:name="__RefHeading___Toc4176_2303574329"/>
      <w:r>
        <w:rPr>
          <w:lang w:val="en-US"/>
        </w:rPr>
        <w:t>R/Shiny</w:t>
      </w:r>
      <w:bookmarkEnd w:id="46"/>
    </w:p>
    <w:p w14:paraId="766EC5F5" w14:textId="77777777" w:rsidR="007C003E" w:rsidRDefault="00412283">
      <w:pPr>
        <w:pStyle w:val="Textbody"/>
        <w:rPr>
          <w:lang w:val="en-US"/>
        </w:rPr>
      </w:pPr>
      <w:r>
        <w:rPr>
          <w:lang w:val="en-US"/>
        </w:rPr>
        <w:t xml:space="preserve">Finally, in this work </w:t>
      </w:r>
      <w:commentRangeStart w:id="47"/>
      <w:r>
        <w:rPr>
          <w:lang w:val="en-US"/>
        </w:rPr>
        <w:t xml:space="preserve">we wanted </w:t>
      </w:r>
      <w:commentRangeEnd w:id="47"/>
      <w:r w:rsidR="00FE10CD">
        <w:rPr>
          <w:rStyle w:val="Refdecomentario"/>
          <w:rFonts w:ascii="Liberation Serif" w:eastAsia="Noto Serif CJK SC" w:hAnsi="Liberation Serif" w:cs="Mangal"/>
          <w:lang w:val="en-GB" w:bidi="hi-IN"/>
        </w:rPr>
        <w:commentReference w:id="47"/>
      </w:r>
      <w:r>
        <w:rPr>
          <w:lang w:val="en-US"/>
        </w:rPr>
        <w:t>to create an interactive tool to reduce the loop between the data analysts and the final consumers of the results. It is commonly the case that the same person is not in charge of analyzing data and making decisions on the results of this analysis. Sometimes this creates a loop between the data analyst and the decision maker until the correct set of results required by the decision maker is achieved and a decision can be made. A way of improving this situation is empowering the decision maker to modify some of the setting in the final analysis, without the intervention of the data-analyst, through interactive applications.</w:t>
      </w:r>
    </w:p>
    <w:p w14:paraId="12AD4FED" w14:textId="77777777" w:rsidR="007C003E" w:rsidRDefault="00412283">
      <w:pPr>
        <w:pStyle w:val="Textbody"/>
        <w:rPr>
          <w:lang w:val="en-US"/>
        </w:rPr>
      </w:pPr>
      <w:r>
        <w:rPr>
          <w:lang w:val="en-US"/>
        </w:rPr>
        <w:t>In this work the R/Shiny (Chang et al. 2022) framework will be used that allows creating web applications using R.</w:t>
      </w:r>
    </w:p>
    <w:p w14:paraId="1DDFFDC2" w14:textId="77777777" w:rsidR="007C003E" w:rsidRDefault="00412283">
      <w:pPr>
        <w:pStyle w:val="Ttulo1"/>
        <w:rPr>
          <w:lang w:val="en-US"/>
        </w:rPr>
      </w:pPr>
      <w:bookmarkStart w:id="48" w:name="__RefHeading___Toc5819_2303574329"/>
      <w:r>
        <w:rPr>
          <w:lang w:val="en-US"/>
        </w:rPr>
        <w:t xml:space="preserve">A </w:t>
      </w:r>
      <w:proofErr w:type="gramStart"/>
      <w:r>
        <w:rPr>
          <w:lang w:val="en-US"/>
        </w:rPr>
        <w:t>targets</w:t>
      </w:r>
      <w:proofErr w:type="gramEnd"/>
      <w:r>
        <w:rPr>
          <w:lang w:val="en-US"/>
        </w:rPr>
        <w:t xml:space="preserve"> containerized microarray pipeline</w:t>
      </w:r>
      <w:bookmarkEnd w:id="48"/>
    </w:p>
    <w:p w14:paraId="3516B9F8" w14:textId="0C97B2E8" w:rsidR="007C003E" w:rsidRDefault="00412283">
      <w:pPr>
        <w:pStyle w:val="Textbody"/>
        <w:rPr>
          <w:lang w:val="en-US"/>
        </w:rPr>
      </w:pPr>
      <w:r>
        <w:rPr>
          <w:lang w:val="en-US"/>
        </w:rPr>
        <w:t>For</w:t>
      </w:r>
      <w:del w:id="49" w:author="Ferrer Almirall, Mireia" w:date="2023-01-09T10:05:00Z">
        <w:r w:rsidDel="007F38FD">
          <w:rPr>
            <w:lang w:val="en-US"/>
          </w:rPr>
          <w:delText>t</w:delText>
        </w:r>
      </w:del>
      <w:r>
        <w:rPr>
          <w:lang w:val="en-US"/>
        </w:rPr>
        <w:t xml:space="preserve"> this work, a microarray analysis was implemented in </w:t>
      </w:r>
      <w:r>
        <w:rPr>
          <w:i/>
          <w:iCs/>
          <w:lang w:val="en-US"/>
        </w:rPr>
        <w:t xml:space="preserve">targets </w:t>
      </w:r>
      <w:r>
        <w:rPr>
          <w:lang w:val="en-US"/>
        </w:rPr>
        <w:t>and later run inside a Docker container</w:t>
      </w:r>
      <w:r>
        <w:rPr>
          <w:rStyle w:val="Refdenotaalpie"/>
          <w:lang w:val="en-US"/>
        </w:rPr>
        <w:footnoteReference w:id="3"/>
      </w:r>
      <w:r>
        <w:rPr>
          <w:lang w:val="en-US"/>
        </w:rPr>
        <w:t>.</w:t>
      </w:r>
    </w:p>
    <w:p w14:paraId="43E9254D" w14:textId="77777777" w:rsidR="007C003E" w:rsidRDefault="00412283">
      <w:pPr>
        <w:pStyle w:val="Textbody"/>
        <w:rPr>
          <w:lang w:val="en-US"/>
        </w:rPr>
      </w:pPr>
      <w:r>
        <w:rPr>
          <w:lang w:val="en-US"/>
        </w:rPr>
        <w:t xml:space="preserve">To implement this microarray analysis the </w:t>
      </w:r>
      <w:proofErr w:type="spellStart"/>
      <w:r>
        <w:rPr>
          <w:lang w:val="en-US"/>
        </w:rPr>
        <w:t>maUEB</w:t>
      </w:r>
      <w:proofErr w:type="spellEnd"/>
      <w:r>
        <w:rPr>
          <w:lang w:val="en-US"/>
        </w:rPr>
        <w:t xml:space="preserve"> package (Ferrer Almirall and Camacho Cano 2022) was used. This package, under development, is prepared to run a full microarray analysis.</w:t>
      </w:r>
    </w:p>
    <w:p w14:paraId="6248DC61" w14:textId="77777777" w:rsidR="007C003E" w:rsidRDefault="00412283">
      <w:pPr>
        <w:pStyle w:val="Ttulo2"/>
        <w:rPr>
          <w:lang w:val="en-US"/>
        </w:rPr>
      </w:pPr>
      <w:bookmarkStart w:id="50" w:name="__RefHeading___Toc3891_36713773"/>
      <w:r>
        <w:rPr>
          <w:i/>
          <w:iCs/>
          <w:lang w:val="en-US"/>
        </w:rPr>
        <w:t xml:space="preserve">targets </w:t>
      </w:r>
      <w:r>
        <w:rPr>
          <w:lang w:val="en-US"/>
        </w:rPr>
        <w:t>pipeline</w:t>
      </w:r>
      <w:bookmarkEnd w:id="50"/>
    </w:p>
    <w:p w14:paraId="203B542D" w14:textId="77777777" w:rsidR="007C003E" w:rsidRDefault="00412283">
      <w:pPr>
        <w:pStyle w:val="Ttulo3"/>
        <w:rPr>
          <w:lang w:val="en-US"/>
        </w:rPr>
      </w:pPr>
      <w:bookmarkStart w:id="51" w:name="__RefHeading___Toc3893_36713773"/>
      <w:r>
        <w:rPr>
          <w:lang w:val="en-US"/>
        </w:rPr>
        <w:t>Steps of the microarray analysis pipeline</w:t>
      </w:r>
      <w:bookmarkEnd w:id="51"/>
    </w:p>
    <w:p w14:paraId="1F18FB25" w14:textId="77777777" w:rsidR="007C003E" w:rsidRDefault="00412283">
      <w:pPr>
        <w:pStyle w:val="Textbody"/>
        <w:rPr>
          <w:lang w:val="en-US"/>
        </w:rPr>
      </w:pPr>
      <w:r>
        <w:rPr>
          <w:lang w:val="en-US"/>
        </w:rPr>
        <w:t xml:space="preserve">In this work a common </w:t>
      </w:r>
      <w:proofErr w:type="spellStart"/>
      <w:r>
        <w:rPr>
          <w:lang w:val="en-US"/>
        </w:rPr>
        <w:t>microrray</w:t>
      </w:r>
      <w:proofErr w:type="spellEnd"/>
      <w:r>
        <w:rPr>
          <w:lang w:val="en-US"/>
        </w:rPr>
        <w:t xml:space="preserve"> analysis was implemented with the following steps</w:t>
      </w:r>
      <w:r>
        <w:rPr>
          <w:rStyle w:val="Refdenotaalpie"/>
          <w:lang w:val="en-US"/>
        </w:rPr>
        <w:footnoteReference w:id="4"/>
      </w:r>
      <w:r>
        <w:rPr>
          <w:lang w:val="en-US"/>
        </w:rPr>
        <w:t>:</w:t>
      </w:r>
    </w:p>
    <w:p w14:paraId="1C678825" w14:textId="77777777" w:rsidR="007C003E" w:rsidRDefault="00412283">
      <w:pPr>
        <w:pStyle w:val="Textbody"/>
        <w:numPr>
          <w:ilvl w:val="0"/>
          <w:numId w:val="26"/>
        </w:numPr>
        <w:rPr>
          <w:lang w:val="en-US"/>
        </w:rPr>
      </w:pPr>
      <w:r>
        <w:rPr>
          <w:lang w:val="en-US"/>
        </w:rPr>
        <w:t>Data loading</w:t>
      </w:r>
    </w:p>
    <w:p w14:paraId="4ADEB4C7" w14:textId="77777777" w:rsidR="007C003E" w:rsidRDefault="00412283">
      <w:pPr>
        <w:pStyle w:val="Textbody"/>
        <w:numPr>
          <w:ilvl w:val="0"/>
          <w:numId w:val="26"/>
        </w:numPr>
        <w:rPr>
          <w:lang w:val="en-US"/>
        </w:rPr>
      </w:pPr>
      <w:r>
        <w:rPr>
          <w:lang w:val="en-US"/>
        </w:rPr>
        <w:t>Quality control</w:t>
      </w:r>
    </w:p>
    <w:p w14:paraId="5CCA1F1E" w14:textId="77777777" w:rsidR="007C003E" w:rsidRDefault="00412283">
      <w:pPr>
        <w:pStyle w:val="Textbody"/>
        <w:numPr>
          <w:ilvl w:val="2"/>
          <w:numId w:val="26"/>
        </w:numPr>
        <w:rPr>
          <w:lang w:val="en-US"/>
        </w:rPr>
      </w:pPr>
      <w:r>
        <w:rPr>
          <w:lang w:val="en-US"/>
        </w:rPr>
        <w:t xml:space="preserve"> Raw expression data</w:t>
      </w:r>
    </w:p>
    <w:p w14:paraId="5118A028" w14:textId="77777777" w:rsidR="007C003E" w:rsidRDefault="00412283">
      <w:pPr>
        <w:pStyle w:val="Textbody"/>
        <w:numPr>
          <w:ilvl w:val="3"/>
          <w:numId w:val="26"/>
        </w:numPr>
        <w:rPr>
          <w:lang w:val="en-US"/>
        </w:rPr>
      </w:pPr>
      <w:r>
        <w:rPr>
          <w:lang w:val="en-US"/>
        </w:rPr>
        <w:t>Create a boxplot figure (</w:t>
      </w:r>
      <w:commentRangeStart w:id="52"/>
      <w:proofErr w:type="spellStart"/>
      <w:proofErr w:type="gramStart"/>
      <w:r>
        <w:rPr>
          <w:lang w:val="en-US"/>
        </w:rPr>
        <w:t>maUEB</w:t>
      </w:r>
      <w:proofErr w:type="spellEnd"/>
      <w:r>
        <w:rPr>
          <w:lang w:val="en-US"/>
        </w:rPr>
        <w:t>::</w:t>
      </w:r>
      <w:proofErr w:type="spellStart"/>
      <w:proofErr w:type="gramEnd"/>
      <w:r>
        <w:rPr>
          <w:lang w:val="en-US"/>
        </w:rPr>
        <w:t>qc_boxplot</w:t>
      </w:r>
      <w:commentRangeEnd w:id="52"/>
      <w:proofErr w:type="spellEnd"/>
      <w:r w:rsidR="00C113E2">
        <w:rPr>
          <w:rStyle w:val="Refdecomentario"/>
          <w:rFonts w:ascii="Liberation Serif" w:eastAsia="Noto Serif CJK SC" w:hAnsi="Liberation Serif" w:cs="Mangal"/>
          <w:lang w:val="en-GB" w:bidi="hi-IN"/>
        </w:rPr>
        <w:commentReference w:id="52"/>
      </w:r>
      <w:r>
        <w:rPr>
          <w:lang w:val="en-US"/>
        </w:rPr>
        <w:t>)</w:t>
      </w:r>
    </w:p>
    <w:p w14:paraId="38C50BB4" w14:textId="77777777" w:rsidR="007C003E" w:rsidRDefault="00412283">
      <w:pPr>
        <w:pStyle w:val="Textbody"/>
        <w:numPr>
          <w:ilvl w:val="3"/>
          <w:numId w:val="26"/>
        </w:numPr>
        <w:rPr>
          <w:lang w:val="en-US"/>
        </w:rPr>
      </w:pPr>
      <w:r>
        <w:rPr>
          <w:lang w:val="en-US"/>
        </w:rPr>
        <w:lastRenderedPageBreak/>
        <w:t>Create a PCA figure (</w:t>
      </w:r>
      <w:proofErr w:type="spellStart"/>
      <w:proofErr w:type="gramStart"/>
      <w:r>
        <w:rPr>
          <w:lang w:val="en-US"/>
        </w:rPr>
        <w:t>maUEB</w:t>
      </w:r>
      <w:proofErr w:type="spellEnd"/>
      <w:r>
        <w:rPr>
          <w:lang w:val="en-US"/>
        </w:rPr>
        <w:t>::</w:t>
      </w:r>
      <w:proofErr w:type="gramEnd"/>
      <w:r>
        <w:rPr>
          <w:lang w:val="en-US"/>
        </w:rPr>
        <w:t>qc_pca1)</w:t>
      </w:r>
    </w:p>
    <w:p w14:paraId="7A5EC4D0" w14:textId="77777777" w:rsidR="007C003E" w:rsidRDefault="00412283">
      <w:pPr>
        <w:pStyle w:val="Textbody"/>
        <w:numPr>
          <w:ilvl w:val="3"/>
          <w:numId w:val="26"/>
        </w:numPr>
        <w:rPr>
          <w:lang w:val="en-US"/>
        </w:rPr>
      </w:pPr>
      <w:r>
        <w:rPr>
          <w:lang w:val="en-US"/>
        </w:rPr>
        <w:t>Create Hierarchical cluster figure (</w:t>
      </w:r>
      <w:proofErr w:type="spellStart"/>
      <w:proofErr w:type="gramStart"/>
      <w:r>
        <w:rPr>
          <w:lang w:val="en-US"/>
        </w:rPr>
        <w:t>maUEB</w:t>
      </w:r>
      <w:proofErr w:type="spellEnd"/>
      <w:r>
        <w:rPr>
          <w:lang w:val="en-US"/>
        </w:rPr>
        <w:t>::</w:t>
      </w:r>
      <w:proofErr w:type="spellStart"/>
      <w:proofErr w:type="gramEnd"/>
      <w:r>
        <w:rPr>
          <w:lang w:val="en-US"/>
        </w:rPr>
        <w:t>qc_hc</w:t>
      </w:r>
      <w:proofErr w:type="spellEnd"/>
      <w:r>
        <w:rPr>
          <w:lang w:val="en-US"/>
        </w:rPr>
        <w:t>)</w:t>
      </w:r>
    </w:p>
    <w:p w14:paraId="20B16A42" w14:textId="7D840E50" w:rsidR="007C003E" w:rsidRDefault="00412283">
      <w:pPr>
        <w:pStyle w:val="Textbody"/>
        <w:numPr>
          <w:ilvl w:val="3"/>
          <w:numId w:val="26"/>
        </w:numPr>
        <w:rPr>
          <w:lang w:val="en-US"/>
        </w:rPr>
      </w:pPr>
      <w:r>
        <w:rPr>
          <w:lang w:val="en-US"/>
        </w:rPr>
        <w:t xml:space="preserve">Create an </w:t>
      </w:r>
      <w:proofErr w:type="spellStart"/>
      <w:r>
        <w:rPr>
          <w:lang w:val="en-US"/>
        </w:rPr>
        <w:t>arrayQualityMetrics</w:t>
      </w:r>
      <w:proofErr w:type="spellEnd"/>
      <w:r>
        <w:rPr>
          <w:lang w:val="en-US"/>
        </w:rPr>
        <w:t xml:space="preserve"> package report</w:t>
      </w:r>
      <w:del w:id="53" w:author="Ferrer Almirall, Mireia" w:date="2023-01-09T10:13:00Z">
        <w:r w:rsidDel="00FE10CD">
          <w:rPr>
            <w:lang w:val="en-US"/>
          </w:rPr>
          <w:delText>ed</w:delText>
        </w:r>
      </w:del>
    </w:p>
    <w:p w14:paraId="514621D8" w14:textId="77777777" w:rsidR="007C003E" w:rsidRDefault="00412283">
      <w:pPr>
        <w:pStyle w:val="Textbody"/>
        <w:numPr>
          <w:ilvl w:val="1"/>
          <w:numId w:val="26"/>
        </w:numPr>
        <w:rPr>
          <w:lang w:val="en-US"/>
        </w:rPr>
      </w:pPr>
      <w:r>
        <w:rPr>
          <w:lang w:val="en-US"/>
        </w:rPr>
        <w:t>Data normalization (</w:t>
      </w:r>
      <w:proofErr w:type="spellStart"/>
      <w:proofErr w:type="gramStart"/>
      <w:r>
        <w:rPr>
          <w:lang w:val="en-US"/>
        </w:rPr>
        <w:t>maUEB</w:t>
      </w:r>
      <w:proofErr w:type="spellEnd"/>
      <w:r>
        <w:rPr>
          <w:lang w:val="en-US"/>
        </w:rPr>
        <w:t>::</w:t>
      </w:r>
      <w:proofErr w:type="gramEnd"/>
      <w:r>
        <w:rPr>
          <w:lang w:val="en-US"/>
        </w:rPr>
        <w:t>normalization)</w:t>
      </w:r>
    </w:p>
    <w:p w14:paraId="0A8D3A55" w14:textId="77777777" w:rsidR="007C003E" w:rsidRDefault="00412283">
      <w:pPr>
        <w:pStyle w:val="Textbody"/>
        <w:numPr>
          <w:ilvl w:val="1"/>
          <w:numId w:val="26"/>
        </w:numPr>
        <w:rPr>
          <w:lang w:val="en-US"/>
        </w:rPr>
      </w:pPr>
      <w:r>
        <w:rPr>
          <w:lang w:val="en-US"/>
        </w:rPr>
        <w:t>Annotate normalized data (</w:t>
      </w:r>
      <w:proofErr w:type="spellStart"/>
      <w:proofErr w:type="gramStart"/>
      <w:r>
        <w:rPr>
          <w:lang w:val="en-US"/>
        </w:rPr>
        <w:t>maUEB</w:t>
      </w:r>
      <w:proofErr w:type="spellEnd"/>
      <w:r>
        <w:rPr>
          <w:lang w:val="en-US"/>
        </w:rPr>
        <w:t>::</w:t>
      </w:r>
      <w:proofErr w:type="spellStart"/>
      <w:proofErr w:type="gramEnd"/>
      <w:r>
        <w:rPr>
          <w:lang w:val="en-US"/>
        </w:rPr>
        <w:t>save_annotations</w:t>
      </w:r>
      <w:proofErr w:type="spellEnd"/>
      <w:r>
        <w:rPr>
          <w:lang w:val="en-US"/>
        </w:rPr>
        <w:t>)</w:t>
      </w:r>
    </w:p>
    <w:p w14:paraId="670380B4" w14:textId="77777777" w:rsidR="007C003E" w:rsidRDefault="00412283">
      <w:pPr>
        <w:pStyle w:val="Textbody"/>
        <w:numPr>
          <w:ilvl w:val="1"/>
          <w:numId w:val="26"/>
        </w:numPr>
        <w:rPr>
          <w:lang w:val="en-US"/>
        </w:rPr>
      </w:pPr>
      <w:r>
        <w:rPr>
          <w:lang w:val="en-US"/>
        </w:rPr>
        <w:t>The same quality control steps were repeated for the normalized data</w:t>
      </w:r>
    </w:p>
    <w:p w14:paraId="0C6D7194" w14:textId="77777777" w:rsidR="007C003E" w:rsidRDefault="00412283">
      <w:pPr>
        <w:pStyle w:val="Textbody"/>
        <w:numPr>
          <w:ilvl w:val="3"/>
          <w:numId w:val="26"/>
        </w:numPr>
        <w:rPr>
          <w:lang w:val="en-US"/>
        </w:rPr>
      </w:pPr>
      <w:r>
        <w:rPr>
          <w:lang w:val="en-US"/>
        </w:rPr>
        <w:t>A PCA figure to control for batch effects was included (</w:t>
      </w:r>
      <w:proofErr w:type="spellStart"/>
      <w:proofErr w:type="gramStart"/>
      <w:r>
        <w:rPr>
          <w:lang w:val="en-US"/>
        </w:rPr>
        <w:t>maUEB</w:t>
      </w:r>
      <w:proofErr w:type="spellEnd"/>
      <w:r>
        <w:rPr>
          <w:lang w:val="en-US"/>
        </w:rPr>
        <w:t>::</w:t>
      </w:r>
      <w:proofErr w:type="gramEnd"/>
      <w:r>
        <w:rPr>
          <w:lang w:val="en-US"/>
        </w:rPr>
        <w:t>qc_pca1)</w:t>
      </w:r>
    </w:p>
    <w:p w14:paraId="5DAAFBBA" w14:textId="77777777" w:rsidR="007C003E" w:rsidRDefault="00412283">
      <w:pPr>
        <w:pStyle w:val="Textbody"/>
        <w:numPr>
          <w:ilvl w:val="1"/>
          <w:numId w:val="26"/>
        </w:numPr>
        <w:rPr>
          <w:lang w:val="en-US"/>
        </w:rPr>
      </w:pPr>
      <w:r>
        <w:rPr>
          <w:lang w:val="en-US"/>
        </w:rPr>
        <w:t>Artifactual or outlier samples are removed from the normalized data</w:t>
      </w:r>
    </w:p>
    <w:p w14:paraId="0387FAEC" w14:textId="77777777" w:rsidR="007C003E" w:rsidRDefault="00412283">
      <w:pPr>
        <w:pStyle w:val="Textbody"/>
        <w:numPr>
          <w:ilvl w:val="1"/>
          <w:numId w:val="26"/>
        </w:numPr>
        <w:rPr>
          <w:lang w:val="en-US"/>
        </w:rPr>
      </w:pPr>
      <w:r>
        <w:rPr>
          <w:lang w:val="en-US"/>
        </w:rPr>
        <w:t xml:space="preserve">Create a figure of the standard deviations of the </w:t>
      </w:r>
      <w:proofErr w:type="spellStart"/>
      <w:r>
        <w:rPr>
          <w:lang w:val="en-US"/>
        </w:rPr>
        <w:t>probesets</w:t>
      </w:r>
      <w:proofErr w:type="spellEnd"/>
      <w:r>
        <w:rPr>
          <w:lang w:val="en-US"/>
        </w:rPr>
        <w:t xml:space="preserve"> (</w:t>
      </w:r>
      <w:proofErr w:type="spellStart"/>
      <w:proofErr w:type="gramStart"/>
      <w:r>
        <w:rPr>
          <w:lang w:val="en-US"/>
        </w:rPr>
        <w:t>maUEB</w:t>
      </w:r>
      <w:proofErr w:type="spellEnd"/>
      <w:r>
        <w:rPr>
          <w:lang w:val="en-US"/>
        </w:rPr>
        <w:t>::</w:t>
      </w:r>
      <w:proofErr w:type="spellStart"/>
      <w:proofErr w:type="gramEnd"/>
      <w:r>
        <w:rPr>
          <w:lang w:val="en-US"/>
        </w:rPr>
        <w:t>sdplot</w:t>
      </w:r>
      <w:proofErr w:type="spellEnd"/>
      <w:r>
        <w:rPr>
          <w:lang w:val="en-US"/>
        </w:rPr>
        <w:t>)</w:t>
      </w:r>
    </w:p>
    <w:p w14:paraId="12B1D5E0" w14:textId="5742803F" w:rsidR="007C003E" w:rsidRDefault="00412283">
      <w:pPr>
        <w:pStyle w:val="Textbody"/>
        <w:numPr>
          <w:ilvl w:val="1"/>
          <w:numId w:val="26"/>
        </w:numPr>
        <w:rPr>
          <w:lang w:val="en-US"/>
        </w:rPr>
      </w:pPr>
      <w:r>
        <w:rPr>
          <w:lang w:val="en-US"/>
        </w:rPr>
        <w:t xml:space="preserve">Control </w:t>
      </w:r>
      <w:proofErr w:type="spellStart"/>
      <w:r>
        <w:rPr>
          <w:lang w:val="en-US"/>
        </w:rPr>
        <w:t>probesets</w:t>
      </w:r>
      <w:proofErr w:type="spellEnd"/>
      <w:r>
        <w:rPr>
          <w:lang w:val="en-US"/>
        </w:rPr>
        <w:t xml:space="preserve">, </w:t>
      </w:r>
      <w:proofErr w:type="spellStart"/>
      <w:r>
        <w:rPr>
          <w:lang w:val="en-US"/>
        </w:rPr>
        <w:t>probesets</w:t>
      </w:r>
      <w:proofErr w:type="spellEnd"/>
      <w:r>
        <w:rPr>
          <w:lang w:val="en-US"/>
        </w:rPr>
        <w:t xml:space="preserve"> with missing or duplicated </w:t>
      </w:r>
      <w:proofErr w:type="spellStart"/>
      <w:r>
        <w:rPr>
          <w:lang w:val="en-US"/>
        </w:rPr>
        <w:t>EntrezIDs</w:t>
      </w:r>
      <w:proofErr w:type="spellEnd"/>
      <w:r>
        <w:rPr>
          <w:lang w:val="en-US"/>
        </w:rPr>
        <w:t xml:space="preserve"> and </w:t>
      </w:r>
      <w:proofErr w:type="spellStart"/>
      <w:r>
        <w:rPr>
          <w:lang w:val="en-US"/>
        </w:rPr>
        <w:t>probesets</w:t>
      </w:r>
      <w:proofErr w:type="spellEnd"/>
      <w:r>
        <w:rPr>
          <w:lang w:val="en-US"/>
        </w:rPr>
        <w:t xml:space="preserve"> with low variance </w:t>
      </w:r>
      <w:del w:id="54" w:author="Ferrer Almirall, Mireia" w:date="2023-01-09T10:14:00Z">
        <w:r w:rsidDel="00FE10CD">
          <w:rPr>
            <w:lang w:val="en-US"/>
          </w:rPr>
          <w:delText xml:space="preserve">are </w:delText>
        </w:r>
      </w:del>
      <w:ins w:id="55" w:author="Ferrer Almirall, Mireia" w:date="2023-01-09T10:14:00Z">
        <w:r w:rsidR="00FE10CD">
          <w:rPr>
            <w:lang w:val="en-US"/>
          </w:rPr>
          <w:t xml:space="preserve">can be </w:t>
        </w:r>
      </w:ins>
      <w:r>
        <w:rPr>
          <w:lang w:val="en-US"/>
        </w:rPr>
        <w:t>removed from the dataset (</w:t>
      </w:r>
      <w:proofErr w:type="spellStart"/>
      <w:proofErr w:type="gramStart"/>
      <w:r>
        <w:rPr>
          <w:lang w:val="en-US"/>
        </w:rPr>
        <w:t>maUEB</w:t>
      </w:r>
      <w:proofErr w:type="spellEnd"/>
      <w:r>
        <w:rPr>
          <w:lang w:val="en-US"/>
        </w:rPr>
        <w:t>::</w:t>
      </w:r>
      <w:proofErr w:type="gramEnd"/>
      <w:r>
        <w:rPr>
          <w:lang w:val="en-US"/>
        </w:rPr>
        <w:t>filtering)</w:t>
      </w:r>
    </w:p>
    <w:p w14:paraId="4B66B74F" w14:textId="77777777" w:rsidR="007C003E" w:rsidRDefault="00412283">
      <w:pPr>
        <w:pStyle w:val="Textbody"/>
        <w:numPr>
          <w:ilvl w:val="1"/>
          <w:numId w:val="26"/>
        </w:numPr>
        <w:rPr>
          <w:lang w:val="en-US"/>
        </w:rPr>
      </w:pPr>
      <w:r>
        <w:rPr>
          <w:lang w:val="en-US"/>
        </w:rPr>
        <w:t>Annotate filtered data (</w:t>
      </w:r>
      <w:proofErr w:type="spellStart"/>
      <w:proofErr w:type="gramStart"/>
      <w:r>
        <w:rPr>
          <w:lang w:val="en-US"/>
        </w:rPr>
        <w:t>maUEB</w:t>
      </w:r>
      <w:proofErr w:type="spellEnd"/>
      <w:r>
        <w:rPr>
          <w:lang w:val="en-US"/>
        </w:rPr>
        <w:t>::</w:t>
      </w:r>
      <w:proofErr w:type="spellStart"/>
      <w:proofErr w:type="gramEnd"/>
      <w:r>
        <w:rPr>
          <w:lang w:val="en-US"/>
        </w:rPr>
        <w:t>save_annotations</w:t>
      </w:r>
      <w:proofErr w:type="spellEnd"/>
      <w:r>
        <w:rPr>
          <w:lang w:val="en-US"/>
        </w:rPr>
        <w:t>)</w:t>
      </w:r>
    </w:p>
    <w:p w14:paraId="3E932FBC" w14:textId="77777777" w:rsidR="007C003E" w:rsidRDefault="00412283">
      <w:pPr>
        <w:pStyle w:val="Textbody"/>
        <w:numPr>
          <w:ilvl w:val="0"/>
          <w:numId w:val="26"/>
        </w:numPr>
        <w:rPr>
          <w:lang w:val="en-US"/>
        </w:rPr>
      </w:pPr>
      <w:commentRangeStart w:id="56"/>
      <w:r>
        <w:rPr>
          <w:lang w:val="en-US"/>
        </w:rPr>
        <w:t>Linear</w:t>
      </w:r>
      <w:commentRangeEnd w:id="56"/>
      <w:r w:rsidR="00906F3A">
        <w:rPr>
          <w:rStyle w:val="Refdecomentario"/>
          <w:rFonts w:ascii="Liberation Serif" w:eastAsia="Noto Serif CJK SC" w:hAnsi="Liberation Serif" w:cs="Mangal"/>
          <w:lang w:val="en-GB" w:bidi="hi-IN"/>
        </w:rPr>
        <w:commentReference w:id="56"/>
      </w:r>
      <w:r>
        <w:rPr>
          <w:lang w:val="en-US"/>
        </w:rPr>
        <w:t xml:space="preserve"> model</w:t>
      </w:r>
    </w:p>
    <w:p w14:paraId="2F9B1790" w14:textId="77777777" w:rsidR="007C003E" w:rsidRDefault="00412283">
      <w:pPr>
        <w:pStyle w:val="Textbody"/>
        <w:numPr>
          <w:ilvl w:val="1"/>
          <w:numId w:val="26"/>
        </w:numPr>
        <w:rPr>
          <w:lang w:val="en-US"/>
        </w:rPr>
      </w:pPr>
      <w:r>
        <w:rPr>
          <w:lang w:val="en-US"/>
        </w:rPr>
        <w:t>Create a design matrix for the analysis (</w:t>
      </w:r>
      <w:proofErr w:type="spellStart"/>
      <w:proofErr w:type="gramStart"/>
      <w:r>
        <w:rPr>
          <w:lang w:val="en-US"/>
        </w:rPr>
        <w:t>maUEB</w:t>
      </w:r>
      <w:proofErr w:type="spellEnd"/>
      <w:r>
        <w:rPr>
          <w:lang w:val="en-US"/>
        </w:rPr>
        <w:t>::</w:t>
      </w:r>
      <w:proofErr w:type="spellStart"/>
      <w:proofErr w:type="gramEnd"/>
      <w:r>
        <w:rPr>
          <w:lang w:val="en-US"/>
        </w:rPr>
        <w:t>dea_lmdesign</w:t>
      </w:r>
      <w:proofErr w:type="spellEnd"/>
      <w:r>
        <w:rPr>
          <w:lang w:val="en-US"/>
        </w:rPr>
        <w:t>)</w:t>
      </w:r>
    </w:p>
    <w:p w14:paraId="6BE3C81A" w14:textId="77777777" w:rsidR="007C003E" w:rsidRDefault="00412283">
      <w:pPr>
        <w:pStyle w:val="Textbody"/>
        <w:numPr>
          <w:ilvl w:val="1"/>
          <w:numId w:val="26"/>
        </w:numPr>
        <w:rPr>
          <w:lang w:val="en-US"/>
        </w:rPr>
      </w:pPr>
      <w:r>
        <w:rPr>
          <w:lang w:val="en-US"/>
        </w:rPr>
        <w:t>Fit the linear model to the data (</w:t>
      </w:r>
      <w:proofErr w:type="spellStart"/>
      <w:proofErr w:type="gramStart"/>
      <w:r>
        <w:rPr>
          <w:lang w:val="en-US"/>
        </w:rPr>
        <w:t>maUEB</w:t>
      </w:r>
      <w:proofErr w:type="spellEnd"/>
      <w:r>
        <w:rPr>
          <w:lang w:val="en-US"/>
        </w:rPr>
        <w:t>::</w:t>
      </w:r>
      <w:proofErr w:type="spellStart"/>
      <w:proofErr w:type="gramEnd"/>
      <w:r>
        <w:rPr>
          <w:lang w:val="en-US"/>
        </w:rPr>
        <w:t>dea_lmfit</w:t>
      </w:r>
      <w:proofErr w:type="spellEnd"/>
      <w:r>
        <w:rPr>
          <w:lang w:val="en-US"/>
        </w:rPr>
        <w:t>)</w:t>
      </w:r>
    </w:p>
    <w:p w14:paraId="1C8070A7" w14:textId="77777777" w:rsidR="007C003E" w:rsidRDefault="00412283">
      <w:pPr>
        <w:pStyle w:val="Textbody"/>
        <w:numPr>
          <w:ilvl w:val="1"/>
          <w:numId w:val="26"/>
        </w:numPr>
        <w:rPr>
          <w:lang w:val="en-US"/>
        </w:rPr>
      </w:pPr>
      <w:r>
        <w:rPr>
          <w:lang w:val="en-US"/>
        </w:rPr>
        <w:t>Calculate the relevant contrasts for the model (</w:t>
      </w:r>
      <w:proofErr w:type="spellStart"/>
      <w:proofErr w:type="gramStart"/>
      <w:r>
        <w:rPr>
          <w:lang w:val="en-US"/>
        </w:rPr>
        <w:t>maUEB</w:t>
      </w:r>
      <w:proofErr w:type="spellEnd"/>
      <w:r>
        <w:rPr>
          <w:lang w:val="en-US"/>
        </w:rPr>
        <w:t>::</w:t>
      </w:r>
      <w:proofErr w:type="spellStart"/>
      <w:proofErr w:type="gramEnd"/>
      <w:r>
        <w:rPr>
          <w:lang w:val="en-US"/>
        </w:rPr>
        <w:t>dea_compare</w:t>
      </w:r>
      <w:proofErr w:type="spellEnd"/>
      <w:r>
        <w:rPr>
          <w:lang w:val="en-US"/>
        </w:rPr>
        <w:t>)</w:t>
      </w:r>
    </w:p>
    <w:p w14:paraId="066E7D08" w14:textId="77777777" w:rsidR="007C003E" w:rsidRDefault="00412283">
      <w:pPr>
        <w:pStyle w:val="Textbody"/>
        <w:numPr>
          <w:ilvl w:val="1"/>
          <w:numId w:val="26"/>
        </w:numPr>
        <w:rPr>
          <w:lang w:val="en-US"/>
        </w:rPr>
      </w:pPr>
      <w:r>
        <w:rPr>
          <w:lang w:val="en-US"/>
        </w:rPr>
        <w:t>Gather results of the linear model comparisons:</w:t>
      </w:r>
    </w:p>
    <w:p w14:paraId="57BF3E86" w14:textId="77777777" w:rsidR="007C003E" w:rsidRDefault="00412283">
      <w:pPr>
        <w:pStyle w:val="Textbody"/>
        <w:numPr>
          <w:ilvl w:val="2"/>
          <w:numId w:val="26"/>
        </w:numPr>
        <w:rPr>
          <w:lang w:val="en-US"/>
        </w:rPr>
      </w:pPr>
      <w:r>
        <w:rPr>
          <w:lang w:val="en-US"/>
        </w:rPr>
        <w:t xml:space="preserve">Create </w:t>
      </w:r>
      <w:proofErr w:type="spellStart"/>
      <w:r>
        <w:rPr>
          <w:lang w:val="en-US"/>
        </w:rPr>
        <w:t>toptables</w:t>
      </w:r>
      <w:proofErr w:type="spellEnd"/>
      <w:r>
        <w:rPr>
          <w:lang w:val="en-US"/>
        </w:rPr>
        <w:t xml:space="preserve"> with the results of the </w:t>
      </w:r>
      <w:proofErr w:type="gramStart"/>
      <w:r>
        <w:rPr>
          <w:lang w:val="en-US"/>
        </w:rPr>
        <w:t>contrasts  (</w:t>
      </w:r>
      <w:proofErr w:type="spellStart"/>
      <w:proofErr w:type="gramEnd"/>
      <w:r>
        <w:rPr>
          <w:lang w:val="en-US"/>
        </w:rPr>
        <w:t>maUEB</w:t>
      </w:r>
      <w:proofErr w:type="spellEnd"/>
      <w:r>
        <w:rPr>
          <w:lang w:val="en-US"/>
        </w:rPr>
        <w:t>::</w:t>
      </w:r>
      <w:commentRangeStart w:id="57"/>
      <w:proofErr w:type="spellStart"/>
      <w:r>
        <w:rPr>
          <w:lang w:val="en-US"/>
        </w:rPr>
        <w:t>dea_toptab</w:t>
      </w:r>
      <w:commentRangeEnd w:id="57"/>
      <w:proofErr w:type="spellEnd"/>
      <w:r w:rsidR="00C057CA">
        <w:rPr>
          <w:rStyle w:val="Refdecomentario"/>
          <w:rFonts w:ascii="Liberation Serif" w:eastAsia="Noto Serif CJK SC" w:hAnsi="Liberation Serif" w:cs="Mangal"/>
          <w:lang w:val="en-GB" w:bidi="hi-IN"/>
        </w:rPr>
        <w:commentReference w:id="57"/>
      </w:r>
      <w:r>
        <w:rPr>
          <w:lang w:val="en-US"/>
        </w:rPr>
        <w:t>)</w:t>
      </w:r>
    </w:p>
    <w:p w14:paraId="5ECE715F" w14:textId="77777777" w:rsidR="007C003E" w:rsidRDefault="00412283">
      <w:pPr>
        <w:pStyle w:val="Textbody"/>
        <w:numPr>
          <w:ilvl w:val="2"/>
          <w:numId w:val="26"/>
        </w:numPr>
        <w:rPr>
          <w:lang w:val="en-US"/>
        </w:rPr>
      </w:pPr>
      <w:r>
        <w:rPr>
          <w:lang w:val="en-US"/>
        </w:rPr>
        <w:t>Create a summary table with the number of significant genes in each of the contrasts (</w:t>
      </w:r>
      <w:proofErr w:type="spellStart"/>
      <w:proofErr w:type="gramStart"/>
      <w:r>
        <w:rPr>
          <w:lang w:val="en-US"/>
        </w:rPr>
        <w:t>maUEB</w:t>
      </w:r>
      <w:proofErr w:type="spellEnd"/>
      <w:r>
        <w:rPr>
          <w:lang w:val="en-US"/>
        </w:rPr>
        <w:t>::</w:t>
      </w:r>
      <w:proofErr w:type="gramEnd"/>
      <w:r>
        <w:rPr>
          <w:lang w:val="en-US"/>
        </w:rPr>
        <w:t>dea_summary_ngc1)</w:t>
      </w:r>
    </w:p>
    <w:p w14:paraId="30E0296C" w14:textId="77777777" w:rsidR="007C003E" w:rsidRDefault="00412283">
      <w:pPr>
        <w:pStyle w:val="Textbody"/>
        <w:numPr>
          <w:ilvl w:val="2"/>
          <w:numId w:val="26"/>
        </w:numPr>
        <w:rPr>
          <w:lang w:val="en-US"/>
        </w:rPr>
      </w:pPr>
      <w:r>
        <w:rPr>
          <w:lang w:val="en-US"/>
        </w:rPr>
        <w:t>Create a volcano plot of the contrasts (</w:t>
      </w:r>
      <w:proofErr w:type="spellStart"/>
      <w:proofErr w:type="gramStart"/>
      <w:r>
        <w:rPr>
          <w:lang w:val="en-US"/>
        </w:rPr>
        <w:t>maUEB</w:t>
      </w:r>
      <w:proofErr w:type="spellEnd"/>
      <w:r>
        <w:rPr>
          <w:lang w:val="en-US"/>
        </w:rPr>
        <w:t>::</w:t>
      </w:r>
      <w:proofErr w:type="spellStart"/>
      <w:proofErr w:type="gramEnd"/>
      <w:r>
        <w:rPr>
          <w:lang w:val="en-US"/>
        </w:rPr>
        <w:t>dea_volcanoplot</w:t>
      </w:r>
      <w:proofErr w:type="spellEnd"/>
      <w:r>
        <w:rPr>
          <w:lang w:val="en-US"/>
        </w:rPr>
        <w:t>)</w:t>
      </w:r>
    </w:p>
    <w:p w14:paraId="22A1DAE5" w14:textId="77777777" w:rsidR="007C003E" w:rsidRDefault="00412283">
      <w:pPr>
        <w:pStyle w:val="Textbody"/>
        <w:numPr>
          <w:ilvl w:val="2"/>
          <w:numId w:val="26"/>
        </w:numPr>
        <w:rPr>
          <w:lang w:val="en-US"/>
        </w:rPr>
      </w:pPr>
      <w:r>
        <w:rPr>
          <w:lang w:val="en-US"/>
        </w:rPr>
        <w:t>Create a Venn diagram of the contrasts (</w:t>
      </w:r>
      <w:proofErr w:type="spellStart"/>
      <w:proofErr w:type="gramStart"/>
      <w:r>
        <w:rPr>
          <w:lang w:val="en-US"/>
        </w:rPr>
        <w:t>maUEB</w:t>
      </w:r>
      <w:proofErr w:type="spellEnd"/>
      <w:r>
        <w:rPr>
          <w:lang w:val="en-US"/>
        </w:rPr>
        <w:t>::</w:t>
      </w:r>
      <w:proofErr w:type="spellStart"/>
      <w:proofErr w:type="gramEnd"/>
      <w:r>
        <w:rPr>
          <w:lang w:val="en-US"/>
        </w:rPr>
        <w:t>mc_venn_upset</w:t>
      </w:r>
      <w:proofErr w:type="spellEnd"/>
      <w:r>
        <w:rPr>
          <w:lang w:val="en-US"/>
        </w:rPr>
        <w:t>)</w:t>
      </w:r>
    </w:p>
    <w:p w14:paraId="365741AF" w14:textId="77777777" w:rsidR="007C003E" w:rsidRDefault="00412283">
      <w:pPr>
        <w:pStyle w:val="Textbody"/>
        <w:numPr>
          <w:ilvl w:val="2"/>
          <w:numId w:val="26"/>
        </w:numPr>
        <w:rPr>
          <w:lang w:val="en-US"/>
        </w:rPr>
      </w:pPr>
      <w:r>
        <w:rPr>
          <w:lang w:val="en-US"/>
        </w:rPr>
        <w:t>Create a heatmap figure of the results (</w:t>
      </w:r>
      <w:proofErr w:type="spellStart"/>
      <w:proofErr w:type="gramStart"/>
      <w:r>
        <w:rPr>
          <w:lang w:val="en-US"/>
        </w:rPr>
        <w:t>maUEB</w:t>
      </w:r>
      <w:proofErr w:type="spellEnd"/>
      <w:r>
        <w:rPr>
          <w:lang w:val="en-US"/>
        </w:rPr>
        <w:t>::</w:t>
      </w:r>
      <w:proofErr w:type="spellStart"/>
      <w:proofErr w:type="gramEnd"/>
      <w:r>
        <w:rPr>
          <w:lang w:val="en-US"/>
        </w:rPr>
        <w:t>mc_hm</w:t>
      </w:r>
      <w:proofErr w:type="spellEnd"/>
      <w:r>
        <w:rPr>
          <w:lang w:val="en-US"/>
        </w:rPr>
        <w:t>)</w:t>
      </w:r>
    </w:p>
    <w:p w14:paraId="4C7F9CC8" w14:textId="77777777" w:rsidR="007C003E" w:rsidRDefault="00412283">
      <w:pPr>
        <w:pStyle w:val="Textbody"/>
        <w:numPr>
          <w:ilvl w:val="0"/>
          <w:numId w:val="26"/>
        </w:numPr>
      </w:pPr>
      <w:r>
        <w:rPr>
          <w:rStyle w:val="nfasis"/>
          <w:i w:val="0"/>
          <w:iCs w:val="0"/>
          <w:lang w:val="en-US"/>
        </w:rPr>
        <w:t>Gene Set Enrichment analysis</w:t>
      </w:r>
    </w:p>
    <w:p w14:paraId="56AE8610" w14:textId="77777777" w:rsidR="007C003E" w:rsidRDefault="00412283">
      <w:pPr>
        <w:pStyle w:val="Textbody"/>
        <w:numPr>
          <w:ilvl w:val="1"/>
          <w:numId w:val="26"/>
        </w:numPr>
      </w:pPr>
      <w:r>
        <w:rPr>
          <w:rStyle w:val="nfasis"/>
          <w:i w:val="0"/>
          <w:iCs w:val="0"/>
          <w:lang w:val="en-US"/>
        </w:rPr>
        <w:t xml:space="preserve">Over </w:t>
      </w:r>
      <w:proofErr w:type="spellStart"/>
      <w:r>
        <w:rPr>
          <w:rStyle w:val="nfasis"/>
          <w:i w:val="0"/>
          <w:iCs w:val="0"/>
          <w:lang w:val="en-US"/>
        </w:rPr>
        <w:t>Reactome</w:t>
      </w:r>
      <w:proofErr w:type="spellEnd"/>
      <w:r>
        <w:rPr>
          <w:rStyle w:val="nfasis"/>
          <w:i w:val="0"/>
          <w:iCs w:val="0"/>
          <w:lang w:val="en-US"/>
        </w:rPr>
        <w:t xml:space="preserve"> database (</w:t>
      </w:r>
      <w:proofErr w:type="spellStart"/>
      <w:proofErr w:type="gramStart"/>
      <w:r>
        <w:rPr>
          <w:rStyle w:val="nfasis"/>
          <w:i w:val="0"/>
          <w:iCs w:val="0"/>
          <w:lang w:val="en-US"/>
        </w:rPr>
        <w:t>maUEB</w:t>
      </w:r>
      <w:proofErr w:type="spellEnd"/>
      <w:r>
        <w:rPr>
          <w:rStyle w:val="nfasis"/>
          <w:i w:val="0"/>
          <w:iCs w:val="0"/>
          <w:lang w:val="en-US"/>
        </w:rPr>
        <w:t>::</w:t>
      </w:r>
      <w:proofErr w:type="spellStart"/>
      <w:proofErr w:type="gramEnd"/>
      <w:r>
        <w:rPr>
          <w:rStyle w:val="nfasis"/>
          <w:i w:val="0"/>
          <w:iCs w:val="0"/>
          <w:lang w:val="en-US"/>
        </w:rPr>
        <w:t>abs_gsea_ReactomePAunfilt</w:t>
      </w:r>
      <w:proofErr w:type="spellEnd"/>
      <w:r>
        <w:rPr>
          <w:rStyle w:val="nfasis"/>
          <w:i w:val="0"/>
          <w:iCs w:val="0"/>
          <w:lang w:val="en-US"/>
        </w:rPr>
        <w:t xml:space="preserve"> and </w:t>
      </w:r>
      <w:proofErr w:type="spellStart"/>
      <w:r>
        <w:rPr>
          <w:rStyle w:val="nfasis"/>
          <w:i w:val="0"/>
          <w:iCs w:val="0"/>
          <w:lang w:val="en-US"/>
        </w:rPr>
        <w:t>maUEB</w:t>
      </w:r>
      <w:proofErr w:type="spellEnd"/>
      <w:r>
        <w:rPr>
          <w:rStyle w:val="nfasis"/>
          <w:i w:val="0"/>
          <w:iCs w:val="0"/>
          <w:lang w:val="en-US"/>
        </w:rPr>
        <w:t>::</w:t>
      </w:r>
      <w:proofErr w:type="spellStart"/>
      <w:r>
        <w:rPr>
          <w:rStyle w:val="nfasis"/>
          <w:i w:val="0"/>
          <w:iCs w:val="0"/>
          <w:lang w:val="en-US"/>
        </w:rPr>
        <w:t>abs_gsea_ReactomePAfiltplot</w:t>
      </w:r>
      <w:proofErr w:type="spellEnd"/>
      <w:r>
        <w:rPr>
          <w:rStyle w:val="nfasis"/>
          <w:i w:val="0"/>
          <w:iCs w:val="0"/>
          <w:lang w:val="en-US"/>
        </w:rPr>
        <w:t>)</w:t>
      </w:r>
    </w:p>
    <w:p w14:paraId="0059F2C0" w14:textId="77777777" w:rsidR="007C003E" w:rsidRDefault="00412283">
      <w:pPr>
        <w:pStyle w:val="Textbody"/>
        <w:numPr>
          <w:ilvl w:val="1"/>
          <w:numId w:val="26"/>
        </w:numPr>
      </w:pPr>
      <w:r>
        <w:rPr>
          <w:rStyle w:val="nfasis"/>
          <w:i w:val="0"/>
          <w:iCs w:val="0"/>
          <w:lang w:val="en-US"/>
        </w:rPr>
        <w:t>Over Gene Ontology (</w:t>
      </w:r>
      <w:proofErr w:type="spellStart"/>
      <w:proofErr w:type="gramStart"/>
      <w:r>
        <w:rPr>
          <w:rStyle w:val="nfasis"/>
          <w:i w:val="0"/>
          <w:iCs w:val="0"/>
          <w:lang w:val="en-US"/>
        </w:rPr>
        <w:t>maUEB</w:t>
      </w:r>
      <w:proofErr w:type="spellEnd"/>
      <w:r>
        <w:rPr>
          <w:rStyle w:val="nfasis"/>
          <w:i w:val="0"/>
          <w:iCs w:val="0"/>
          <w:lang w:val="en-US"/>
        </w:rPr>
        <w:t>::</w:t>
      </w:r>
      <w:proofErr w:type="spellStart"/>
      <w:proofErr w:type="gramEnd"/>
      <w:r>
        <w:rPr>
          <w:rStyle w:val="nfasis"/>
          <w:i w:val="0"/>
          <w:iCs w:val="0"/>
          <w:lang w:val="en-US"/>
        </w:rPr>
        <w:t>abs_gsea_GOunfilt</w:t>
      </w:r>
      <w:proofErr w:type="spellEnd"/>
      <w:r>
        <w:rPr>
          <w:rStyle w:val="nfasis"/>
          <w:i w:val="0"/>
          <w:iCs w:val="0"/>
          <w:lang w:val="en-US"/>
        </w:rPr>
        <w:t xml:space="preserve"> and </w:t>
      </w:r>
      <w:proofErr w:type="spellStart"/>
      <w:r>
        <w:rPr>
          <w:rStyle w:val="nfasis"/>
          <w:i w:val="0"/>
          <w:iCs w:val="0"/>
          <w:lang w:val="en-US"/>
        </w:rPr>
        <w:t>maUEB</w:t>
      </w:r>
      <w:proofErr w:type="spellEnd"/>
      <w:r>
        <w:rPr>
          <w:rStyle w:val="nfasis"/>
          <w:i w:val="0"/>
          <w:iCs w:val="0"/>
          <w:lang w:val="en-US"/>
        </w:rPr>
        <w:t>::</w:t>
      </w:r>
      <w:proofErr w:type="spellStart"/>
      <w:r>
        <w:rPr>
          <w:rStyle w:val="nfasis"/>
          <w:i w:val="0"/>
          <w:iCs w:val="0"/>
          <w:lang w:val="en-US"/>
        </w:rPr>
        <w:t>abs_gsea_GOfiltplot</w:t>
      </w:r>
      <w:proofErr w:type="spellEnd"/>
      <w:r>
        <w:rPr>
          <w:rStyle w:val="nfasis"/>
          <w:i w:val="0"/>
          <w:iCs w:val="0"/>
          <w:lang w:val="en-US"/>
        </w:rPr>
        <w:t>)</w:t>
      </w:r>
    </w:p>
    <w:p w14:paraId="15C2688C" w14:textId="77777777" w:rsidR="007C003E" w:rsidRDefault="00412283">
      <w:pPr>
        <w:pStyle w:val="Textbody"/>
        <w:numPr>
          <w:ilvl w:val="0"/>
          <w:numId w:val="26"/>
        </w:numPr>
      </w:pPr>
      <w:r>
        <w:rPr>
          <w:rStyle w:val="nfasis"/>
          <w:i w:val="0"/>
          <w:iCs w:val="0"/>
          <w:lang w:val="en-US"/>
        </w:rPr>
        <w:lastRenderedPageBreak/>
        <w:t>Over-representation analysis</w:t>
      </w:r>
    </w:p>
    <w:p w14:paraId="5E31908F" w14:textId="77777777" w:rsidR="007C003E" w:rsidRDefault="00412283">
      <w:pPr>
        <w:pStyle w:val="Textbody"/>
        <w:numPr>
          <w:ilvl w:val="1"/>
          <w:numId w:val="26"/>
        </w:numPr>
      </w:pPr>
      <w:r>
        <w:rPr>
          <w:rStyle w:val="nfasis"/>
          <w:i w:val="0"/>
          <w:iCs w:val="0"/>
          <w:lang w:val="en-US"/>
        </w:rPr>
        <w:t xml:space="preserve">Over </w:t>
      </w:r>
      <w:proofErr w:type="spellStart"/>
      <w:r>
        <w:rPr>
          <w:rStyle w:val="nfasis"/>
          <w:i w:val="0"/>
          <w:iCs w:val="0"/>
          <w:lang w:val="en-US"/>
        </w:rPr>
        <w:t>Reactome</w:t>
      </w:r>
      <w:proofErr w:type="spellEnd"/>
      <w:r>
        <w:rPr>
          <w:rStyle w:val="nfasis"/>
          <w:i w:val="0"/>
          <w:iCs w:val="0"/>
          <w:lang w:val="en-US"/>
        </w:rPr>
        <w:t xml:space="preserve"> database (</w:t>
      </w:r>
      <w:proofErr w:type="spellStart"/>
      <w:proofErr w:type="gramStart"/>
      <w:r>
        <w:rPr>
          <w:rStyle w:val="nfasis"/>
          <w:i w:val="0"/>
          <w:iCs w:val="0"/>
          <w:lang w:val="en-US"/>
        </w:rPr>
        <w:t>maUEB</w:t>
      </w:r>
      <w:proofErr w:type="spellEnd"/>
      <w:r>
        <w:rPr>
          <w:rStyle w:val="nfasis"/>
          <w:i w:val="0"/>
          <w:iCs w:val="0"/>
          <w:lang w:val="en-US"/>
        </w:rPr>
        <w:t>::</w:t>
      </w:r>
      <w:proofErr w:type="spellStart"/>
      <w:proofErr w:type="gramEnd"/>
      <w:r>
        <w:rPr>
          <w:rStyle w:val="nfasis"/>
          <w:i w:val="0"/>
          <w:iCs w:val="0"/>
          <w:lang w:val="en-US"/>
        </w:rPr>
        <w:t>abs_ora_ReactomePAunfilt</w:t>
      </w:r>
      <w:proofErr w:type="spellEnd"/>
      <w:r>
        <w:rPr>
          <w:rStyle w:val="nfasis"/>
          <w:i w:val="0"/>
          <w:iCs w:val="0"/>
          <w:lang w:val="en-US"/>
        </w:rPr>
        <w:t xml:space="preserve"> and </w:t>
      </w:r>
      <w:proofErr w:type="spellStart"/>
      <w:r>
        <w:rPr>
          <w:rStyle w:val="nfasis"/>
          <w:i w:val="0"/>
          <w:iCs w:val="0"/>
          <w:lang w:val="en-US"/>
        </w:rPr>
        <w:t>maUEB</w:t>
      </w:r>
      <w:proofErr w:type="spellEnd"/>
      <w:r>
        <w:rPr>
          <w:rStyle w:val="nfasis"/>
          <w:i w:val="0"/>
          <w:iCs w:val="0"/>
          <w:lang w:val="en-US"/>
        </w:rPr>
        <w:t>::</w:t>
      </w:r>
      <w:proofErr w:type="spellStart"/>
      <w:r>
        <w:rPr>
          <w:rStyle w:val="nfasis"/>
          <w:i w:val="0"/>
          <w:iCs w:val="0"/>
          <w:lang w:val="en-US"/>
        </w:rPr>
        <w:t>abs_ora_ReactomePAfiltplot</w:t>
      </w:r>
      <w:proofErr w:type="spellEnd"/>
      <w:r>
        <w:rPr>
          <w:rStyle w:val="nfasis"/>
          <w:i w:val="0"/>
          <w:iCs w:val="0"/>
          <w:lang w:val="en-US"/>
        </w:rPr>
        <w:t>)</w:t>
      </w:r>
    </w:p>
    <w:p w14:paraId="2E83B405" w14:textId="77777777" w:rsidR="007C003E" w:rsidRDefault="00412283">
      <w:pPr>
        <w:pStyle w:val="Textbody"/>
        <w:numPr>
          <w:ilvl w:val="1"/>
          <w:numId w:val="26"/>
        </w:numPr>
      </w:pPr>
      <w:r>
        <w:rPr>
          <w:rStyle w:val="nfasis"/>
          <w:i w:val="0"/>
          <w:iCs w:val="0"/>
          <w:lang w:val="en-US"/>
        </w:rPr>
        <w:t>Over Gene Ontology (</w:t>
      </w:r>
      <w:proofErr w:type="spellStart"/>
      <w:proofErr w:type="gramStart"/>
      <w:r>
        <w:rPr>
          <w:rStyle w:val="nfasis"/>
          <w:i w:val="0"/>
          <w:iCs w:val="0"/>
          <w:lang w:val="en-US"/>
        </w:rPr>
        <w:t>maUEB</w:t>
      </w:r>
      <w:proofErr w:type="spellEnd"/>
      <w:r>
        <w:rPr>
          <w:rStyle w:val="nfasis"/>
          <w:i w:val="0"/>
          <w:iCs w:val="0"/>
          <w:lang w:val="en-US"/>
        </w:rPr>
        <w:t>::</w:t>
      </w:r>
      <w:proofErr w:type="spellStart"/>
      <w:proofErr w:type="gramEnd"/>
      <w:r>
        <w:rPr>
          <w:rStyle w:val="nfasis"/>
          <w:i w:val="0"/>
          <w:iCs w:val="0"/>
          <w:lang w:val="en-US"/>
        </w:rPr>
        <w:t>abs_ora_GOunfilt</w:t>
      </w:r>
      <w:proofErr w:type="spellEnd"/>
      <w:r>
        <w:rPr>
          <w:rStyle w:val="nfasis"/>
          <w:i w:val="0"/>
          <w:iCs w:val="0"/>
          <w:lang w:val="en-US"/>
        </w:rPr>
        <w:t xml:space="preserve"> and </w:t>
      </w:r>
      <w:proofErr w:type="spellStart"/>
      <w:r>
        <w:rPr>
          <w:rStyle w:val="nfasis"/>
          <w:i w:val="0"/>
          <w:iCs w:val="0"/>
          <w:lang w:val="en-US"/>
        </w:rPr>
        <w:t>maUEB</w:t>
      </w:r>
      <w:proofErr w:type="spellEnd"/>
      <w:r>
        <w:rPr>
          <w:rStyle w:val="nfasis"/>
          <w:i w:val="0"/>
          <w:iCs w:val="0"/>
          <w:lang w:val="en-US"/>
        </w:rPr>
        <w:t>::</w:t>
      </w:r>
      <w:proofErr w:type="spellStart"/>
      <w:r>
        <w:rPr>
          <w:rStyle w:val="nfasis"/>
          <w:i w:val="0"/>
          <w:iCs w:val="0"/>
          <w:lang w:val="en-US"/>
        </w:rPr>
        <w:t>abs_ora_GOfiltplot</w:t>
      </w:r>
      <w:proofErr w:type="spellEnd"/>
      <w:r>
        <w:rPr>
          <w:rStyle w:val="nfasis"/>
          <w:i w:val="0"/>
          <w:iCs w:val="0"/>
          <w:lang w:val="en-US"/>
        </w:rPr>
        <w:t>)</w:t>
      </w:r>
    </w:p>
    <w:p w14:paraId="0D9DE95A" w14:textId="77777777" w:rsidR="007C003E" w:rsidRDefault="00412283">
      <w:pPr>
        <w:pStyle w:val="Textbody"/>
        <w:numPr>
          <w:ilvl w:val="0"/>
          <w:numId w:val="26"/>
        </w:numPr>
      </w:pPr>
      <w:r>
        <w:rPr>
          <w:rStyle w:val="nfasis"/>
          <w:i w:val="0"/>
          <w:iCs w:val="0"/>
          <w:lang w:val="en-US"/>
        </w:rPr>
        <w:t xml:space="preserve">Proof of concept </w:t>
      </w:r>
      <w:proofErr w:type="spellStart"/>
      <w:r>
        <w:rPr>
          <w:rStyle w:val="nfasis"/>
          <w:i w:val="0"/>
          <w:iCs w:val="0"/>
          <w:lang w:val="en-US"/>
        </w:rPr>
        <w:t>Rmarkdown</w:t>
      </w:r>
      <w:proofErr w:type="spellEnd"/>
      <w:r>
        <w:rPr>
          <w:rStyle w:val="nfasis"/>
          <w:i w:val="0"/>
          <w:iCs w:val="0"/>
          <w:lang w:val="en-US"/>
        </w:rPr>
        <w:t xml:space="preserve"> report</w:t>
      </w:r>
    </w:p>
    <w:p w14:paraId="7E0DEABF" w14:textId="77777777" w:rsidR="007C003E" w:rsidRDefault="00412283">
      <w:pPr>
        <w:pStyle w:val="Textbody"/>
      </w:pPr>
      <w:r>
        <w:rPr>
          <w:rStyle w:val="nfasis"/>
          <w:i w:val="0"/>
          <w:iCs w:val="0"/>
          <w:lang w:val="en-US"/>
        </w:rPr>
        <w:t xml:space="preserve">As the main object of this work is not the pipeline analysis itself but its implementation inside the </w:t>
      </w:r>
      <w:r>
        <w:rPr>
          <w:rStyle w:val="nfasis"/>
          <w:lang w:val="en-US"/>
        </w:rPr>
        <w:t>targets</w:t>
      </w:r>
      <w:r>
        <w:rPr>
          <w:rStyle w:val="nfasis"/>
          <w:i w:val="0"/>
          <w:iCs w:val="0"/>
          <w:lang w:val="en-US"/>
        </w:rPr>
        <w:t xml:space="preserve"> package, the next sections will focus on the strategies used for its implementation and readers should refer to the documentation of the </w:t>
      </w:r>
      <w:proofErr w:type="spellStart"/>
      <w:r>
        <w:rPr>
          <w:rStyle w:val="nfasis"/>
          <w:i w:val="0"/>
          <w:iCs w:val="0"/>
          <w:lang w:val="en-US"/>
        </w:rPr>
        <w:t>maUEB</w:t>
      </w:r>
      <w:proofErr w:type="spellEnd"/>
      <w:r>
        <w:rPr>
          <w:rStyle w:val="nfasis"/>
          <w:i w:val="0"/>
          <w:iCs w:val="0"/>
          <w:lang w:val="en-US"/>
        </w:rPr>
        <w:t xml:space="preserve"> package for the particulars the functions used.</w:t>
      </w:r>
    </w:p>
    <w:p w14:paraId="76F3A568" w14:textId="77777777" w:rsidR="007C003E" w:rsidRDefault="00412283">
      <w:pPr>
        <w:pStyle w:val="Textbody"/>
        <w:rPr>
          <w:lang w:val="en-US"/>
        </w:rPr>
      </w:pPr>
      <w:bookmarkStart w:id="58" w:name="__RefHeading___Toc3895_36713773"/>
      <w:commentRangeStart w:id="59"/>
      <w:r>
        <w:rPr>
          <w:lang w:val="en-US"/>
        </w:rPr>
        <w:t>Parameters</w:t>
      </w:r>
      <w:commentRangeEnd w:id="59"/>
      <w:r w:rsidR="00906F3A">
        <w:rPr>
          <w:rStyle w:val="Refdecomentario"/>
          <w:rFonts w:ascii="Liberation Serif" w:eastAsia="Noto Serif CJK SC" w:hAnsi="Liberation Serif" w:cs="Mangal"/>
          <w:lang w:val="en-GB" w:bidi="hi-IN"/>
        </w:rPr>
        <w:commentReference w:id="59"/>
      </w:r>
      <w:r>
        <w:rPr>
          <w:lang w:val="en-US"/>
        </w:rPr>
        <w:t xml:space="preserve"> of the analysis pipeline</w:t>
      </w:r>
      <w:bookmarkEnd w:id="58"/>
    </w:p>
    <w:p w14:paraId="7C1D8914" w14:textId="77777777" w:rsidR="007C003E" w:rsidRDefault="00412283">
      <w:pPr>
        <w:pStyle w:val="Textbody"/>
        <w:rPr>
          <w:lang w:val="en-US"/>
        </w:rPr>
      </w:pPr>
      <w:r>
        <w:rPr>
          <w:lang w:val="en-US"/>
        </w:rPr>
        <w:t>The parameters of the script are divided in four different sections:</w:t>
      </w:r>
    </w:p>
    <w:p w14:paraId="1420BFAD" w14:textId="77777777" w:rsidR="007C003E" w:rsidRDefault="00412283">
      <w:pPr>
        <w:pStyle w:val="Textbody"/>
        <w:numPr>
          <w:ilvl w:val="0"/>
          <w:numId w:val="27"/>
        </w:numPr>
        <w:rPr>
          <w:lang w:val="en-US"/>
        </w:rPr>
      </w:pPr>
      <w:r>
        <w:rPr>
          <w:lang w:val="en-US"/>
        </w:rPr>
        <w:t>Data loading and Quality Control</w:t>
      </w:r>
    </w:p>
    <w:p w14:paraId="4766099E" w14:textId="77777777" w:rsidR="007C003E" w:rsidRDefault="00412283">
      <w:pPr>
        <w:pStyle w:val="Textbody"/>
        <w:numPr>
          <w:ilvl w:val="0"/>
          <w:numId w:val="27"/>
        </w:numPr>
        <w:rPr>
          <w:lang w:val="en-US"/>
        </w:rPr>
      </w:pPr>
      <w:r>
        <w:rPr>
          <w:lang w:val="en-US"/>
        </w:rPr>
        <w:t>Linear model</w:t>
      </w:r>
    </w:p>
    <w:p w14:paraId="308BCDF6" w14:textId="77777777" w:rsidR="007C003E" w:rsidRDefault="00412283">
      <w:pPr>
        <w:pStyle w:val="Textbody"/>
        <w:numPr>
          <w:ilvl w:val="0"/>
          <w:numId w:val="27"/>
        </w:numPr>
        <w:rPr>
          <w:lang w:val="en-US"/>
        </w:rPr>
      </w:pPr>
      <w:r>
        <w:rPr>
          <w:lang w:val="en-US"/>
        </w:rPr>
        <w:t>Multiple comparisons</w:t>
      </w:r>
    </w:p>
    <w:p w14:paraId="7E692EDB" w14:textId="091A4F52" w:rsidR="007C003E" w:rsidRDefault="00412283">
      <w:pPr>
        <w:pStyle w:val="Textbody"/>
        <w:numPr>
          <w:ilvl w:val="0"/>
          <w:numId w:val="27"/>
        </w:numPr>
        <w:rPr>
          <w:lang w:val="en-US"/>
        </w:rPr>
      </w:pPr>
      <w:r>
        <w:rPr>
          <w:lang w:val="en-US"/>
        </w:rPr>
        <w:t>Gene Set Enrichment and</w:t>
      </w:r>
      <w:ins w:id="60" w:author="Ferrer Almirall, Mireia" w:date="2023-01-09T10:18:00Z">
        <w:r w:rsidR="00906F3A">
          <w:rPr>
            <w:lang w:val="en-US"/>
          </w:rPr>
          <w:t>/or</w:t>
        </w:r>
      </w:ins>
      <w:r>
        <w:rPr>
          <w:lang w:val="en-US"/>
        </w:rPr>
        <w:t xml:space="preserve"> Over-Representation analysis</w:t>
      </w:r>
    </w:p>
    <w:p w14:paraId="24377541" w14:textId="77777777" w:rsidR="007C003E" w:rsidRDefault="00412283">
      <w:pPr>
        <w:pStyle w:val="Textbody"/>
        <w:rPr>
          <w:lang w:val="en-US"/>
        </w:rPr>
      </w:pPr>
      <w:r>
        <w:rPr>
          <w:lang w:val="en-US"/>
        </w:rPr>
        <w:t>The parameters for each of the sections are contained in four different nested lists with separated entries for each of the steps in the section. Each of these parameter lists are declared inside a function to avoid cluttering the global environment with the auxiliary variables.</w:t>
      </w:r>
    </w:p>
    <w:p w14:paraId="7E9A1574" w14:textId="77777777" w:rsidR="007C003E" w:rsidRDefault="00412283">
      <w:pPr>
        <w:pStyle w:val="Textbody"/>
        <w:rPr>
          <w:lang w:val="en-US"/>
        </w:rPr>
      </w:pPr>
      <w:r>
        <w:rPr>
          <w:lang w:val="en-US"/>
        </w:rPr>
        <w:t>In Code 1 an example of the function used to create the first parameter list for «Data loading and Quality Control» is included.</w:t>
      </w:r>
    </w:p>
    <w:p w14:paraId="7835F0FB" w14:textId="77777777" w:rsidR="007C003E" w:rsidRDefault="00412283">
      <w:pPr>
        <w:pStyle w:val="Textbody"/>
        <w:rPr>
          <w:lang w:val="en-US"/>
        </w:rPr>
      </w:pPr>
      <w:r>
        <w:rPr>
          <w:lang w:val="en-US"/>
        </w:rPr>
        <w:t>Code 1: Example of parameter list declaration</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3721C1A6" w14:textId="77777777">
        <w:tc>
          <w:tcPr>
            <w:tcW w:w="8504" w:type="dxa"/>
          </w:tcPr>
          <w:p w14:paraId="486AD87A" w14:textId="77777777" w:rsidR="007C003E" w:rsidRDefault="00412283">
            <w:pPr>
              <w:pStyle w:val="Standard"/>
              <w:shd w:val="clear" w:color="auto" w:fill="F8F8F8"/>
            </w:pPr>
            <w:r>
              <w:rPr>
                <w:rStyle w:val="ch2defaultName"/>
                <w:rFonts w:ascii="Terminus, DinaRemasterII, 'JetB" w:hAnsi="Terminus, DinaRemasterII, 'JetB"/>
                <w:sz w:val="20"/>
                <w:szCs w:val="20"/>
                <w:lang w:val="en-US"/>
              </w:rPr>
              <w:t xml:space="preserve"> 1 </w:t>
            </w:r>
            <w:proofErr w:type="spellStart"/>
            <w:r>
              <w:rPr>
                <w:rStyle w:val="ch2defaultName"/>
                <w:rFonts w:ascii="Terminus, DinaRemasterII, 'JetB" w:hAnsi="Terminus, DinaRemasterII, 'JetB"/>
                <w:sz w:val="20"/>
                <w:szCs w:val="20"/>
                <w:lang w:val="en-US"/>
              </w:rPr>
              <w:t>get_load_qc_parameters</w:t>
            </w:r>
            <w:proofErr w:type="spellEnd"/>
            <w:r>
              <w:rPr>
                <w:rStyle w:val="ch2defaultText"/>
                <w:rFonts w:ascii="Terminus, DinaRemasterII, 'JetB" w:hAnsi="Terminus, DinaRemasterII, 'JetB"/>
                <w:sz w:val="20"/>
                <w:szCs w:val="20"/>
                <w:lang w:val="en-US"/>
              </w:rPr>
              <w:t xml:space="preserve"> </w:t>
            </w:r>
            <w:r>
              <w:rPr>
                <w:rStyle w:val="ch2defaultOperator"/>
                <w:rFonts w:ascii="Terminus, DinaRemasterII, 'JetB" w:hAnsi="Terminus, DinaRemasterII, 'JetB"/>
                <w:sz w:val="20"/>
                <w:szCs w:val="20"/>
                <w:lang w:val="en-US"/>
              </w:rPr>
              <w:t>&lt;-</w:t>
            </w:r>
            <w:r>
              <w:rPr>
                <w:rStyle w:val="ch2defaultText"/>
                <w:rFonts w:ascii="Terminus, DinaRemasterII, 'JetB" w:hAnsi="Terminus, DinaRemasterII, 'JetB"/>
                <w:sz w:val="20"/>
                <w:szCs w:val="20"/>
                <w:lang w:val="en-US"/>
              </w:rPr>
              <w:t xml:space="preserve"> </w:t>
            </w:r>
            <w:proofErr w:type="gramStart"/>
            <w:r>
              <w:rPr>
                <w:rStyle w:val="ch2defaultNameFunction"/>
                <w:rFonts w:ascii="Terminus, DinaRemasterII, 'JetB" w:hAnsi="Terminus, DinaRemasterII, 'JetB"/>
                <w:sz w:val="20"/>
                <w:szCs w:val="20"/>
                <w:lang w:val="en-US"/>
              </w:rPr>
              <w:t>function</w:t>
            </w:r>
            <w:r>
              <w:rPr>
                <w:rStyle w:val="ch2defaultPunctuation"/>
                <w:rFonts w:ascii="Terminus, DinaRemasterII, 'JetB" w:hAnsi="Terminus, DinaRemasterII, 'JetB"/>
                <w:sz w:val="20"/>
                <w:szCs w:val="20"/>
                <w:lang w:val="en-US"/>
              </w:rPr>
              <w:t>(</w:t>
            </w:r>
            <w:proofErr w:type="gramEnd"/>
            <w:r>
              <w:rPr>
                <w:rStyle w:val="ch2defaultPunctuation"/>
                <w:rFonts w:ascii="Terminus, DinaRemasterII, 'JetB" w:hAnsi="Terminus, DinaRemasterII, 'JetB"/>
                <w:sz w:val="20"/>
                <w:szCs w:val="20"/>
                <w:lang w:val="en-US"/>
              </w:rPr>
              <w:t>)</w:t>
            </w:r>
            <w:r>
              <w:rPr>
                <w:rStyle w:val="ch2defaultText"/>
                <w:rFonts w:ascii="Terminus, DinaRemasterII, 'JetB" w:hAnsi="Terminus, DinaRemasterII, 'JetB"/>
                <w:sz w:val="20"/>
                <w:szCs w:val="20"/>
                <w:lang w:val="en-US"/>
              </w:rPr>
              <w:t xml:space="preserve"> </w:t>
            </w:r>
            <w:r>
              <w:rPr>
                <w:rStyle w:val="ch2defaultPunctuation"/>
                <w:rFonts w:ascii="Terminus, DinaRemasterII, 'JetB" w:hAnsi="Terminus, DinaRemasterII, 'JetB"/>
                <w:sz w:val="20"/>
                <w:szCs w:val="20"/>
                <w:lang w:val="en-US"/>
              </w:rPr>
              <w:t>{</w:t>
            </w:r>
          </w:p>
          <w:p w14:paraId="45FF8D92"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2    </w:t>
            </w:r>
            <w:proofErr w:type="spellStart"/>
            <w:r>
              <w:rPr>
                <w:rStyle w:val="ch2defaultName"/>
                <w:sz w:val="20"/>
                <w:szCs w:val="20"/>
                <w:lang w:val="en-US"/>
              </w:rPr>
              <w:t>data_dir</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r>
              <w:rPr>
                <w:rStyle w:val="ch2defaultLiteralString"/>
                <w:sz w:val="20"/>
                <w:szCs w:val="20"/>
                <w:lang w:val="en-US"/>
              </w:rPr>
              <w:t>"data"</w:t>
            </w:r>
          </w:p>
          <w:p w14:paraId="77E6FE4A"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3    </w:t>
            </w:r>
            <w:proofErr w:type="spellStart"/>
            <w:r>
              <w:rPr>
                <w:rStyle w:val="ch2defaultName"/>
                <w:sz w:val="20"/>
                <w:szCs w:val="20"/>
                <w:lang w:val="en-US"/>
              </w:rPr>
              <w:t>cel_dir</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celfiles</w:t>
            </w:r>
            <w:proofErr w:type="spellEnd"/>
            <w:r>
              <w:rPr>
                <w:rStyle w:val="ch2defaultLiteralString"/>
                <w:sz w:val="20"/>
                <w:szCs w:val="20"/>
                <w:lang w:val="en-US"/>
              </w:rPr>
              <w:t>"</w:t>
            </w:r>
          </w:p>
          <w:p w14:paraId="73B65E6E"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4    </w:t>
            </w:r>
            <w:proofErr w:type="spellStart"/>
            <w:r>
              <w:rPr>
                <w:rStyle w:val="ch2defaultName"/>
                <w:sz w:val="20"/>
                <w:szCs w:val="20"/>
                <w:lang w:val="en-US"/>
              </w:rPr>
              <w:t>targets_file_name</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r>
              <w:rPr>
                <w:rStyle w:val="ch2defaultLiteralString"/>
                <w:sz w:val="20"/>
                <w:szCs w:val="20"/>
                <w:lang w:val="en-US"/>
              </w:rPr>
              <w:t>"targets.RSRCHR.STUDY.csv"</w:t>
            </w:r>
          </w:p>
          <w:p w14:paraId="3651A469"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5    </w:t>
            </w:r>
            <w:proofErr w:type="spellStart"/>
            <w:r>
              <w:rPr>
                <w:rStyle w:val="ch2defaultName"/>
                <w:sz w:val="20"/>
                <w:szCs w:val="20"/>
                <w:lang w:val="en-US"/>
              </w:rPr>
              <w:t>targets_file</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spellStart"/>
            <w:proofErr w:type="gramStart"/>
            <w:r>
              <w:rPr>
                <w:rStyle w:val="ch2defaultNameFunction"/>
                <w:sz w:val="20"/>
                <w:szCs w:val="20"/>
                <w:lang w:val="en-US"/>
              </w:rPr>
              <w:t>file.path</w:t>
            </w:r>
            <w:proofErr w:type="spellEnd"/>
            <w:proofErr w:type="gramEnd"/>
            <w:r>
              <w:rPr>
                <w:rStyle w:val="ch2defaultPunctuation"/>
                <w:sz w:val="20"/>
                <w:szCs w:val="20"/>
                <w:lang w:val="en-US"/>
              </w:rPr>
              <w:t>(</w:t>
            </w:r>
            <w:proofErr w:type="spellStart"/>
            <w:r>
              <w:rPr>
                <w:rStyle w:val="ch2defaultName"/>
                <w:sz w:val="20"/>
                <w:szCs w:val="20"/>
                <w:lang w:val="en-US"/>
              </w:rPr>
              <w:t>data_dir</w:t>
            </w:r>
            <w:proofErr w:type="spellEnd"/>
            <w:r>
              <w:rPr>
                <w:rStyle w:val="ch2defaultPunctuation"/>
                <w:sz w:val="20"/>
                <w:szCs w:val="20"/>
                <w:lang w:val="en-US"/>
              </w:rPr>
              <w:t>,</w:t>
            </w:r>
            <w:r>
              <w:rPr>
                <w:rStyle w:val="ch2defaultText"/>
                <w:sz w:val="20"/>
                <w:szCs w:val="20"/>
                <w:lang w:val="en-US"/>
              </w:rPr>
              <w:t xml:space="preserve"> </w:t>
            </w:r>
            <w:proofErr w:type="spellStart"/>
            <w:r>
              <w:rPr>
                <w:rStyle w:val="ch2defaultName"/>
                <w:sz w:val="20"/>
                <w:szCs w:val="20"/>
                <w:lang w:val="en-US"/>
              </w:rPr>
              <w:t>targets_file_name</w:t>
            </w:r>
            <w:proofErr w:type="spellEnd"/>
            <w:r>
              <w:rPr>
                <w:rStyle w:val="ch2defaultPunctuation"/>
                <w:sz w:val="20"/>
                <w:szCs w:val="20"/>
                <w:lang w:val="en-US"/>
              </w:rPr>
              <w:t>)</w:t>
            </w:r>
          </w:p>
          <w:p w14:paraId="751D331F"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6    </w:t>
            </w:r>
            <w:proofErr w:type="spellStart"/>
            <w:r>
              <w:rPr>
                <w:rStyle w:val="ch2defaultName"/>
                <w:sz w:val="20"/>
                <w:szCs w:val="20"/>
                <w:lang w:val="en-US"/>
              </w:rPr>
              <w:t>results_dir</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r>
              <w:rPr>
                <w:rStyle w:val="ch2defaultLiteralString"/>
                <w:sz w:val="20"/>
                <w:szCs w:val="20"/>
                <w:lang w:val="en-US"/>
              </w:rPr>
              <w:t>"results"</w:t>
            </w:r>
          </w:p>
          <w:p w14:paraId="7C3F2A70"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7    </w:t>
            </w:r>
            <w:proofErr w:type="spellStart"/>
            <w:r>
              <w:rPr>
                <w:rStyle w:val="ch2defaultName"/>
                <w:sz w:val="20"/>
                <w:szCs w:val="20"/>
                <w:lang w:val="en-US"/>
              </w:rPr>
              <w:t>targets_fact</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gramStart"/>
            <w:r>
              <w:rPr>
                <w:rStyle w:val="ch2defaultNameFunction"/>
                <w:sz w:val="20"/>
                <w:szCs w:val="20"/>
                <w:lang w:val="en-US"/>
              </w:rPr>
              <w:t>c</w:t>
            </w:r>
            <w:r>
              <w:rPr>
                <w:rStyle w:val="ch2defaultPunctuation"/>
                <w:sz w:val="20"/>
                <w:szCs w:val="20"/>
                <w:lang w:val="en-US"/>
              </w:rPr>
              <w:t>(</w:t>
            </w:r>
            <w:proofErr w:type="gramEnd"/>
            <w:r>
              <w:rPr>
                <w:rStyle w:val="ch2defaultLiteralString"/>
                <w:sz w:val="20"/>
                <w:szCs w:val="20"/>
                <w:lang w:val="en-US"/>
              </w:rPr>
              <w:t>"Group"</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"Batch"</w:t>
            </w:r>
            <w:r>
              <w:rPr>
                <w:rStyle w:val="ch2defaultPunctuation"/>
                <w:sz w:val="20"/>
                <w:szCs w:val="20"/>
                <w:lang w:val="en-US"/>
              </w:rPr>
              <w:t>)</w:t>
            </w:r>
          </w:p>
          <w:p w14:paraId="1E4C0666"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8    </w:t>
            </w:r>
            <w:proofErr w:type="spellStart"/>
            <w:r>
              <w:rPr>
                <w:rStyle w:val="ch2defaultName"/>
                <w:sz w:val="20"/>
                <w:szCs w:val="20"/>
                <w:lang w:val="en-US"/>
              </w:rPr>
              <w:t>colorlist</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gramStart"/>
            <w:r>
              <w:rPr>
                <w:rStyle w:val="ch2defaultNameFunction"/>
                <w:sz w:val="20"/>
                <w:szCs w:val="20"/>
                <w:lang w:val="en-US"/>
              </w:rPr>
              <w:t>c</w:t>
            </w:r>
            <w:r>
              <w:rPr>
                <w:rStyle w:val="ch2defaultPunctuation"/>
                <w:sz w:val="20"/>
                <w:szCs w:val="20"/>
                <w:lang w:val="en-US"/>
              </w:rPr>
              <w:t>(</w:t>
            </w:r>
            <w:proofErr w:type="gramEnd"/>
          </w:p>
          <w:p w14:paraId="659E2655"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9      </w:t>
            </w:r>
            <w:r>
              <w:rPr>
                <w:rStyle w:val="ch2defaultLiteralString"/>
                <w:sz w:val="20"/>
                <w:szCs w:val="20"/>
                <w:lang w:val="en-US"/>
              </w:rPr>
              <w:t>"firebrick1"</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"blue"</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"darkgoldenrod1"</w:t>
            </w:r>
            <w:r>
              <w:rPr>
                <w:rStyle w:val="ch2defaultPunctuation"/>
                <w:sz w:val="20"/>
                <w:szCs w:val="20"/>
                <w:lang w:val="en-US"/>
              </w:rPr>
              <w:t>,</w:t>
            </w:r>
          </w:p>
          <w:p w14:paraId="7F317C51"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10      </w:t>
            </w:r>
            <w:r>
              <w:rPr>
                <w:rStyle w:val="ch2defaultLiteralString"/>
                <w:sz w:val="20"/>
                <w:szCs w:val="20"/>
                <w:lang w:val="en-US"/>
              </w:rPr>
              <w:t>"darkorchid1"</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lightblue</w:t>
            </w:r>
            <w:proofErr w:type="spellEnd"/>
            <w:r>
              <w:rPr>
                <w:rStyle w:val="ch2defaultLiteralString"/>
                <w:sz w:val="20"/>
                <w:szCs w:val="20"/>
                <w:lang w:val="en-US"/>
              </w:rPr>
              <w:t>"</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"orange4"</w:t>
            </w:r>
            <w:r>
              <w:rPr>
                <w:rStyle w:val="ch2defaultPunctuation"/>
                <w:sz w:val="20"/>
                <w:szCs w:val="20"/>
                <w:lang w:val="en-US"/>
              </w:rPr>
              <w:t>,</w:t>
            </w:r>
          </w:p>
          <w:p w14:paraId="287B2FC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11      </w:t>
            </w:r>
            <w:r>
              <w:rPr>
                <w:rStyle w:val="ch2defaultLiteralString"/>
                <w:sz w:val="20"/>
                <w:szCs w:val="20"/>
                <w:lang w:val="en-US"/>
              </w:rPr>
              <w:t>"</w:t>
            </w:r>
            <w:proofErr w:type="spellStart"/>
            <w:r>
              <w:rPr>
                <w:rStyle w:val="ch2defaultLiteralString"/>
                <w:sz w:val="20"/>
                <w:szCs w:val="20"/>
                <w:lang w:val="en-US"/>
              </w:rPr>
              <w:t>seagreen</w:t>
            </w:r>
            <w:proofErr w:type="spellEnd"/>
            <w:r>
              <w:rPr>
                <w:rStyle w:val="ch2defaultLiteralString"/>
                <w:sz w:val="20"/>
                <w:szCs w:val="20"/>
                <w:lang w:val="en-US"/>
              </w:rPr>
              <w:t>"</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"aquamarine3"</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"red4"</w:t>
            </w:r>
            <w:r>
              <w:rPr>
                <w:rStyle w:val="ch2defaultPunctuation"/>
                <w:sz w:val="20"/>
                <w:szCs w:val="20"/>
                <w:lang w:val="en-US"/>
              </w:rPr>
              <w:t>,</w:t>
            </w:r>
          </w:p>
          <w:p w14:paraId="18E4C4FB"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12      </w:t>
            </w:r>
            <w:r>
              <w:rPr>
                <w:rStyle w:val="ch2defaultLiteralString"/>
                <w:sz w:val="20"/>
                <w:szCs w:val="20"/>
                <w:lang w:val="en-US"/>
              </w:rPr>
              <w:t>"chartreuse2"</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"plum"</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darkcyan</w:t>
            </w:r>
            <w:proofErr w:type="spellEnd"/>
            <w:r>
              <w:rPr>
                <w:rStyle w:val="ch2defaultLiteralString"/>
                <w:sz w:val="20"/>
                <w:szCs w:val="20"/>
                <w:lang w:val="en-US"/>
              </w:rPr>
              <w:t>"</w:t>
            </w:r>
            <w:r>
              <w:rPr>
                <w:rStyle w:val="ch2defaultPunctuation"/>
                <w:sz w:val="20"/>
                <w:szCs w:val="20"/>
                <w:lang w:val="en-US"/>
              </w:rPr>
              <w:t>,</w:t>
            </w:r>
          </w:p>
          <w:p w14:paraId="1B6582F0"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13      </w:t>
            </w:r>
            <w:r>
              <w:rPr>
                <w:rStyle w:val="ch2defaultLiteralString"/>
                <w:sz w:val="20"/>
                <w:szCs w:val="20"/>
                <w:lang w:val="en-US"/>
              </w:rPr>
              <w:t>"darkolivegreen3"</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forestgreen</w:t>
            </w:r>
            <w:proofErr w:type="spellEnd"/>
            <w:r>
              <w:rPr>
                <w:rStyle w:val="ch2defaultLiteralString"/>
                <w:sz w:val="20"/>
                <w:szCs w:val="20"/>
                <w:lang w:val="en-US"/>
              </w:rPr>
              <w:t>"</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"gold"</w:t>
            </w:r>
            <w:r>
              <w:rPr>
                <w:rStyle w:val="ch2defaultPunctuation"/>
                <w:sz w:val="20"/>
                <w:szCs w:val="20"/>
                <w:lang w:val="en-US"/>
              </w:rPr>
              <w:t>,</w:t>
            </w:r>
          </w:p>
          <w:p w14:paraId="205CFC0B"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14      </w:t>
            </w:r>
            <w:r>
              <w:rPr>
                <w:rStyle w:val="ch2defaultLiteralString"/>
                <w:sz w:val="20"/>
                <w:szCs w:val="20"/>
                <w:lang w:val="en-US"/>
              </w:rPr>
              <w:t>"khaki1"</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lightgreen</w:t>
            </w:r>
            <w:proofErr w:type="spellEnd"/>
            <w:r>
              <w:rPr>
                <w:rStyle w:val="ch2defaultLiteralString"/>
                <w:sz w:val="20"/>
                <w:szCs w:val="20"/>
                <w:lang w:val="en-US"/>
              </w:rPr>
              <w:t>"</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"gray67"</w:t>
            </w:r>
            <w:r>
              <w:rPr>
                <w:rStyle w:val="ch2defaultPunctuation"/>
                <w:sz w:val="20"/>
                <w:szCs w:val="20"/>
                <w:lang w:val="en-US"/>
              </w:rPr>
              <w:t>,</w:t>
            </w:r>
          </w:p>
          <w:p w14:paraId="2A3DF715"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LiteralString"/>
                <w:color w:val="auto"/>
                <w:sz w:val="20"/>
                <w:szCs w:val="20"/>
                <w:lang w:val="en-US"/>
              </w:rPr>
              <w:t xml:space="preserve">15  </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deeppink</w:t>
            </w:r>
            <w:proofErr w:type="spellEnd"/>
            <w:r>
              <w:rPr>
                <w:rStyle w:val="ch2defaultLiteralString"/>
                <w:sz w:val="20"/>
                <w:szCs w:val="20"/>
                <w:lang w:val="en-US"/>
              </w:rPr>
              <w:t>"</w:t>
            </w:r>
          </w:p>
          <w:p w14:paraId="263CA63D"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Punctuation"/>
                <w:sz w:val="20"/>
                <w:szCs w:val="20"/>
                <w:lang w:val="en-US"/>
              </w:rPr>
              <w:t xml:space="preserve">16  </w:t>
            </w:r>
            <w:proofErr w:type="gramStart"/>
            <w:r>
              <w:rPr>
                <w:rStyle w:val="ch2defaultText"/>
                <w:sz w:val="20"/>
                <w:szCs w:val="20"/>
                <w:lang w:val="en-US"/>
              </w:rPr>
              <w:t xml:space="preserve">  </w:t>
            </w:r>
            <w:r>
              <w:rPr>
                <w:rStyle w:val="ch2defaultPunctuation"/>
                <w:sz w:val="20"/>
                <w:szCs w:val="20"/>
                <w:lang w:val="en-US"/>
              </w:rPr>
              <w:t>)</w:t>
            </w:r>
            <w:proofErr w:type="gramEnd"/>
          </w:p>
          <w:p w14:paraId="7FC2422E"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17    </w:t>
            </w:r>
            <w:proofErr w:type="spellStart"/>
            <w:proofErr w:type="gramStart"/>
            <w:r>
              <w:rPr>
                <w:rStyle w:val="ch2defaultName"/>
                <w:sz w:val="20"/>
                <w:szCs w:val="20"/>
                <w:lang w:val="en-US"/>
              </w:rPr>
              <w:t>summary</w:t>
            </w:r>
            <w:proofErr w:type="gramEnd"/>
            <w:r>
              <w:rPr>
                <w:rStyle w:val="ch2defaultName"/>
                <w:sz w:val="20"/>
                <w:szCs w:val="20"/>
                <w:lang w:val="en-US"/>
              </w:rPr>
              <w:t>_fn</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r>
              <w:rPr>
                <w:rStyle w:val="ch2defaultLiteralString"/>
                <w:sz w:val="20"/>
                <w:szCs w:val="20"/>
                <w:lang w:val="en-US"/>
              </w:rPr>
              <w:t>"ResultsSummary_Load-QC-Norm-Filt.txt"</w:t>
            </w:r>
          </w:p>
          <w:p w14:paraId="5A71DE9D" w14:textId="77777777" w:rsidR="007C003E" w:rsidRDefault="00412283">
            <w:pPr>
              <w:pStyle w:val="Standard"/>
              <w:shd w:val="clear" w:color="auto" w:fill="F8F8F8"/>
              <w:spacing w:after="0" w:line="190" w:lineRule="atLeast"/>
            </w:pPr>
            <w:r>
              <w:rPr>
                <w:rStyle w:val="ch2defaultText"/>
                <w:sz w:val="20"/>
                <w:szCs w:val="20"/>
                <w:lang w:val="en-US"/>
              </w:rPr>
              <w:t xml:space="preserve">18  </w:t>
            </w:r>
          </w:p>
          <w:p w14:paraId="5D760945"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lastRenderedPageBreak/>
              <w:t xml:space="preserve">19    </w:t>
            </w:r>
            <w:r>
              <w:rPr>
                <w:rStyle w:val="ch2defaultName"/>
                <w:sz w:val="20"/>
                <w:szCs w:val="20"/>
                <w:lang w:val="en-US"/>
              </w:rPr>
              <w:t>raw</w:t>
            </w:r>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gramStart"/>
            <w:r>
              <w:rPr>
                <w:rStyle w:val="ch2defaultNameFunction"/>
                <w:sz w:val="20"/>
                <w:szCs w:val="20"/>
                <w:lang w:val="en-US"/>
              </w:rPr>
              <w:t>list</w:t>
            </w:r>
            <w:r>
              <w:rPr>
                <w:rStyle w:val="ch2defaultPunctuation"/>
                <w:sz w:val="20"/>
                <w:szCs w:val="20"/>
                <w:lang w:val="en-US"/>
              </w:rPr>
              <w:t>(</w:t>
            </w:r>
            <w:proofErr w:type="gramEnd"/>
            <w:r>
              <w:rPr>
                <w:rStyle w:val="ch2defaultPunctuation"/>
                <w:sz w:val="20"/>
                <w:szCs w:val="20"/>
                <w:lang w:val="en-US"/>
              </w:rPr>
              <w:t>)</w:t>
            </w:r>
          </w:p>
          <w:p w14:paraId="144E8CE9"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20    </w:t>
            </w:r>
            <w:r>
              <w:rPr>
                <w:rStyle w:val="ch2defaultName"/>
                <w:sz w:val="20"/>
                <w:szCs w:val="20"/>
                <w:lang w:val="en-US"/>
              </w:rPr>
              <w:t>norm</w:t>
            </w:r>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gramStart"/>
            <w:r>
              <w:rPr>
                <w:rStyle w:val="ch2defaultNameFunction"/>
                <w:sz w:val="20"/>
                <w:szCs w:val="20"/>
                <w:lang w:val="en-US"/>
              </w:rPr>
              <w:t>list</w:t>
            </w:r>
            <w:r>
              <w:rPr>
                <w:rStyle w:val="ch2defaultPunctuation"/>
                <w:sz w:val="20"/>
                <w:szCs w:val="20"/>
                <w:lang w:val="en-US"/>
              </w:rPr>
              <w:t>(</w:t>
            </w:r>
            <w:proofErr w:type="gramEnd"/>
            <w:r>
              <w:rPr>
                <w:rStyle w:val="ch2defaultPunctuation"/>
                <w:sz w:val="20"/>
                <w:szCs w:val="20"/>
                <w:lang w:val="en-US"/>
              </w:rPr>
              <w:t>)</w:t>
            </w:r>
          </w:p>
          <w:p w14:paraId="24808F41"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21    </w:t>
            </w:r>
            <w:proofErr w:type="spellStart"/>
            <w:r>
              <w:rPr>
                <w:rStyle w:val="ch2defaultName"/>
                <w:sz w:val="20"/>
                <w:szCs w:val="20"/>
                <w:lang w:val="en-US"/>
              </w:rPr>
              <w:t>norm_f</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gramStart"/>
            <w:r>
              <w:rPr>
                <w:rStyle w:val="ch2defaultNameFunction"/>
                <w:sz w:val="20"/>
                <w:szCs w:val="20"/>
                <w:lang w:val="en-US"/>
              </w:rPr>
              <w:t>list</w:t>
            </w:r>
            <w:r>
              <w:rPr>
                <w:rStyle w:val="ch2defaultPunctuation"/>
                <w:sz w:val="20"/>
                <w:szCs w:val="20"/>
                <w:lang w:val="en-US"/>
              </w:rPr>
              <w:t>(</w:t>
            </w:r>
            <w:proofErr w:type="gramEnd"/>
            <w:r>
              <w:rPr>
                <w:rStyle w:val="ch2defaultPunctuation"/>
                <w:sz w:val="20"/>
                <w:szCs w:val="20"/>
                <w:lang w:val="en-US"/>
              </w:rPr>
              <w:t>)</w:t>
            </w:r>
          </w:p>
          <w:p w14:paraId="73046476"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22    </w:t>
            </w:r>
            <w:proofErr w:type="spellStart"/>
            <w:r>
              <w:rPr>
                <w:rStyle w:val="ch2defaultName"/>
                <w:sz w:val="20"/>
                <w:szCs w:val="20"/>
                <w:lang w:val="en-US"/>
              </w:rPr>
              <w:t>norm_filt</w:t>
            </w:r>
            <w:proofErr w:type="spellEnd"/>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gramStart"/>
            <w:r>
              <w:rPr>
                <w:rStyle w:val="ch2defaultNameFunction"/>
                <w:sz w:val="20"/>
                <w:szCs w:val="20"/>
                <w:lang w:val="en-US"/>
              </w:rPr>
              <w:t>list</w:t>
            </w:r>
            <w:r>
              <w:rPr>
                <w:rStyle w:val="ch2defaultPunctuation"/>
                <w:sz w:val="20"/>
                <w:szCs w:val="20"/>
                <w:lang w:val="en-US"/>
              </w:rPr>
              <w:t>(</w:t>
            </w:r>
            <w:proofErr w:type="gramEnd"/>
            <w:r>
              <w:rPr>
                <w:rStyle w:val="ch2defaultPunctuation"/>
                <w:sz w:val="20"/>
                <w:szCs w:val="20"/>
                <w:lang w:val="en-US"/>
              </w:rPr>
              <w:t>)</w:t>
            </w:r>
          </w:p>
          <w:p w14:paraId="0A8EF762" w14:textId="77777777" w:rsidR="007C003E" w:rsidRDefault="00412283">
            <w:pPr>
              <w:pStyle w:val="Standard"/>
              <w:shd w:val="clear" w:color="auto" w:fill="F8F8F8"/>
              <w:spacing w:after="0" w:line="190" w:lineRule="atLeast"/>
            </w:pPr>
            <w:r>
              <w:rPr>
                <w:rStyle w:val="ch2defaultText"/>
                <w:sz w:val="20"/>
                <w:szCs w:val="20"/>
                <w:lang w:val="en-US"/>
              </w:rPr>
              <w:t xml:space="preserve">23  </w:t>
            </w:r>
          </w:p>
          <w:p w14:paraId="29B52F76"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CommentSingle"/>
                <w:i w:val="0"/>
                <w:color w:val="auto"/>
                <w:sz w:val="20"/>
                <w:szCs w:val="20"/>
                <w:lang w:val="en-US"/>
              </w:rPr>
              <w:t xml:space="preserve">24  </w:t>
            </w:r>
            <w:r>
              <w:rPr>
                <w:rStyle w:val="ch2defaultCommentSingle"/>
                <w:sz w:val="20"/>
                <w:szCs w:val="20"/>
                <w:lang w:val="en-US"/>
              </w:rPr>
              <w:t>#</w:t>
            </w:r>
            <w:proofErr w:type="gramEnd"/>
            <w:r>
              <w:rPr>
                <w:rStyle w:val="ch2defaultCommentSingle"/>
                <w:sz w:val="20"/>
                <w:szCs w:val="20"/>
                <w:lang w:val="en-US"/>
              </w:rPr>
              <w:t xml:space="preserve"> boxplot ----</w:t>
            </w:r>
          </w:p>
          <w:p w14:paraId="26EA98F0" w14:textId="77777777" w:rsidR="007C003E" w:rsidRDefault="00412283">
            <w:pPr>
              <w:pStyle w:val="Standard"/>
              <w:shd w:val="clear" w:color="auto" w:fill="F8F8F8"/>
              <w:spacing w:after="0" w:line="190" w:lineRule="atLeast"/>
            </w:pPr>
            <w:r>
              <w:rPr>
                <w:rStyle w:val="ch2defaultText"/>
                <w:sz w:val="20"/>
                <w:szCs w:val="20"/>
                <w:lang w:val="en-US"/>
              </w:rPr>
              <w:t xml:space="preserve">25  </w:t>
            </w:r>
          </w:p>
          <w:p w14:paraId="10F9E537"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26    </w:t>
            </w:r>
            <w:r>
              <w:rPr>
                <w:rStyle w:val="ch2defaultName"/>
                <w:sz w:val="20"/>
                <w:szCs w:val="20"/>
                <w:lang w:val="en-US"/>
              </w:rPr>
              <w:t>raw</w:t>
            </w:r>
            <w:r>
              <w:rPr>
                <w:rStyle w:val="ch2defaultPunctuation"/>
                <w:sz w:val="20"/>
                <w:szCs w:val="20"/>
                <w:lang w:val="en-US"/>
              </w:rPr>
              <w:t>[[</w:t>
            </w:r>
            <w:r>
              <w:rPr>
                <w:rStyle w:val="ch2defaultLiteralString"/>
                <w:sz w:val="20"/>
                <w:szCs w:val="20"/>
                <w:lang w:val="en-US"/>
              </w:rPr>
              <w:t>"boxplot"</w:t>
            </w:r>
            <w:r>
              <w:rPr>
                <w:rStyle w:val="ch2defaultPunctuation"/>
                <w:sz w:val="20"/>
                <w:szCs w:val="20"/>
                <w:lang w:val="en-US"/>
              </w:rPr>
              <w:t>]]</w:t>
            </w:r>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gramStart"/>
            <w:r>
              <w:rPr>
                <w:rStyle w:val="ch2defaultNameFunction"/>
                <w:sz w:val="20"/>
                <w:szCs w:val="20"/>
                <w:lang w:val="en-US"/>
              </w:rPr>
              <w:t>list</w:t>
            </w:r>
            <w:r>
              <w:rPr>
                <w:rStyle w:val="ch2defaultPunctuation"/>
                <w:sz w:val="20"/>
                <w:szCs w:val="20"/>
                <w:lang w:val="en-US"/>
              </w:rPr>
              <w:t>(</w:t>
            </w:r>
            <w:proofErr w:type="gramEnd"/>
          </w:p>
          <w:p w14:paraId="5DDB210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27      </w:t>
            </w:r>
            <w:r>
              <w:rPr>
                <w:rStyle w:val="ch2defaultName"/>
                <w:sz w:val="20"/>
                <w:szCs w:val="20"/>
                <w:lang w:val="en-US"/>
              </w:rPr>
              <w:t>group</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"Group"</w:t>
            </w:r>
            <w:r>
              <w:rPr>
                <w:rStyle w:val="ch2defaultPunctuation"/>
                <w:sz w:val="20"/>
                <w:szCs w:val="20"/>
                <w:lang w:val="en-US"/>
              </w:rPr>
              <w:t>,</w:t>
            </w:r>
          </w:p>
          <w:p w14:paraId="3A8F16A2"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28      </w:t>
            </w:r>
            <w:proofErr w:type="spellStart"/>
            <w:proofErr w:type="gramStart"/>
            <w:r>
              <w:rPr>
                <w:rStyle w:val="ch2defaultName"/>
                <w:sz w:val="20"/>
                <w:szCs w:val="20"/>
                <w:lang w:val="en-US"/>
              </w:rPr>
              <w:t>group.color</w:t>
            </w:r>
            <w:proofErr w:type="spellEnd"/>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"Colors"</w:t>
            </w:r>
            <w:r>
              <w:rPr>
                <w:rStyle w:val="ch2defaultPunctuation"/>
                <w:sz w:val="20"/>
                <w:szCs w:val="20"/>
                <w:lang w:val="en-US"/>
              </w:rPr>
              <w:t>,</w:t>
            </w:r>
          </w:p>
          <w:p w14:paraId="1E641FD1"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29      </w:t>
            </w:r>
            <w:proofErr w:type="spellStart"/>
            <w:r>
              <w:rPr>
                <w:rStyle w:val="ch2defaultName"/>
                <w:sz w:val="20"/>
                <w:szCs w:val="20"/>
                <w:lang w:val="en-US"/>
              </w:rPr>
              <w:t>samplenames</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ShortName</w:t>
            </w:r>
            <w:proofErr w:type="spellEnd"/>
            <w:r>
              <w:rPr>
                <w:rStyle w:val="ch2defaultLiteralString"/>
                <w:sz w:val="20"/>
                <w:szCs w:val="20"/>
                <w:lang w:val="en-US"/>
              </w:rPr>
              <w:t>"</w:t>
            </w:r>
            <w:r>
              <w:rPr>
                <w:rStyle w:val="ch2defaultPunctuation"/>
                <w:sz w:val="20"/>
                <w:szCs w:val="20"/>
                <w:lang w:val="en-US"/>
              </w:rPr>
              <w:t>,</w:t>
            </w:r>
          </w:p>
          <w:p w14:paraId="02255C09"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30      </w:t>
            </w:r>
            <w:proofErr w:type="spellStart"/>
            <w:r>
              <w:rPr>
                <w:rStyle w:val="ch2defaultName"/>
                <w:sz w:val="20"/>
                <w:szCs w:val="20"/>
                <w:lang w:val="en-US"/>
              </w:rPr>
              <w:t>cex.lab</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Name"/>
                <w:sz w:val="20"/>
                <w:szCs w:val="20"/>
                <w:lang w:val="en-US"/>
              </w:rPr>
              <w:t>.</w:t>
            </w:r>
            <w:r>
              <w:rPr>
                <w:rStyle w:val="ch2defaultLiteralNumber"/>
                <w:sz w:val="20"/>
                <w:szCs w:val="20"/>
                <w:lang w:val="en-US"/>
              </w:rPr>
              <w:t>6</w:t>
            </w:r>
            <w:r>
              <w:rPr>
                <w:rStyle w:val="ch2defaultPunctuation"/>
                <w:sz w:val="20"/>
                <w:szCs w:val="20"/>
                <w:lang w:val="en-US"/>
              </w:rPr>
              <w:t>,</w:t>
            </w:r>
          </w:p>
          <w:p w14:paraId="6E488734"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31      </w:t>
            </w:r>
            <w:proofErr w:type="spellStart"/>
            <w:r>
              <w:rPr>
                <w:rStyle w:val="ch2defaultName"/>
                <w:sz w:val="20"/>
                <w:szCs w:val="20"/>
                <w:lang w:val="en-US"/>
              </w:rPr>
              <w:t>outputDir</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Function"/>
                <w:sz w:val="20"/>
                <w:szCs w:val="20"/>
                <w:lang w:val="en-US"/>
              </w:rPr>
              <w:t>create_</w:t>
            </w:r>
            <w:proofErr w:type="gramStart"/>
            <w:r>
              <w:rPr>
                <w:rStyle w:val="ch2defaultNameFunction"/>
                <w:sz w:val="20"/>
                <w:szCs w:val="20"/>
                <w:lang w:val="en-US"/>
              </w:rPr>
              <w:t>dir</w:t>
            </w:r>
            <w:proofErr w:type="spellEnd"/>
            <w:r>
              <w:rPr>
                <w:rStyle w:val="ch2defaultPunctuation"/>
                <w:sz w:val="20"/>
                <w:szCs w:val="20"/>
                <w:lang w:val="en-US"/>
              </w:rPr>
              <w:t>(</w:t>
            </w:r>
            <w:proofErr w:type="spellStart"/>
            <w:proofErr w:type="gramEnd"/>
            <w:r>
              <w:rPr>
                <w:rStyle w:val="ch2defaultName"/>
                <w:sz w:val="20"/>
                <w:szCs w:val="20"/>
                <w:lang w:val="en-US"/>
              </w:rPr>
              <w:t>results_dir</w:t>
            </w:r>
            <w:proofErr w:type="spellEnd"/>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"raw"</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"boxplot"</w:t>
            </w:r>
            <w:r>
              <w:rPr>
                <w:rStyle w:val="ch2defaultPunctuation"/>
                <w:sz w:val="20"/>
                <w:szCs w:val="20"/>
                <w:lang w:val="en-US"/>
              </w:rPr>
              <w:t>),</w:t>
            </w:r>
          </w:p>
          <w:p w14:paraId="6F77D019"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32      </w:t>
            </w:r>
            <w:proofErr w:type="gramStart"/>
            <w:r>
              <w:rPr>
                <w:rStyle w:val="ch2defaultName"/>
                <w:sz w:val="20"/>
                <w:szCs w:val="20"/>
                <w:lang w:val="en-US"/>
              </w:rPr>
              <w:t>label</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RawData</w:t>
            </w:r>
            <w:proofErr w:type="spellEnd"/>
            <w:r>
              <w:rPr>
                <w:rStyle w:val="ch2defaultLiteralString"/>
                <w:sz w:val="20"/>
                <w:szCs w:val="20"/>
                <w:lang w:val="en-US"/>
              </w:rPr>
              <w:t>"</w:t>
            </w:r>
          </w:p>
          <w:p w14:paraId="627749BD"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Punctuation"/>
                <w:sz w:val="20"/>
                <w:szCs w:val="20"/>
                <w:lang w:val="en-US"/>
              </w:rPr>
              <w:t xml:space="preserve">33  </w:t>
            </w:r>
            <w:proofErr w:type="gramStart"/>
            <w:r>
              <w:rPr>
                <w:rStyle w:val="ch2defaultText"/>
                <w:sz w:val="20"/>
                <w:szCs w:val="20"/>
                <w:lang w:val="en-US"/>
              </w:rPr>
              <w:t xml:space="preserve">  </w:t>
            </w:r>
            <w:r>
              <w:rPr>
                <w:rStyle w:val="ch2defaultPunctuation"/>
                <w:sz w:val="20"/>
                <w:szCs w:val="20"/>
                <w:lang w:val="en-US"/>
              </w:rPr>
              <w:t>)</w:t>
            </w:r>
            <w:proofErr w:type="gramEnd"/>
          </w:p>
          <w:p w14:paraId="1554BED7" w14:textId="77777777" w:rsidR="007C003E" w:rsidRDefault="00412283">
            <w:pPr>
              <w:pStyle w:val="Standard"/>
              <w:shd w:val="clear" w:color="auto" w:fill="F8F8F8"/>
              <w:spacing w:after="0" w:line="190" w:lineRule="atLeast"/>
            </w:pPr>
            <w:r>
              <w:rPr>
                <w:rStyle w:val="ch2defaultText"/>
                <w:sz w:val="20"/>
                <w:szCs w:val="20"/>
                <w:lang w:val="en-US"/>
              </w:rPr>
              <w:t xml:space="preserve">34  </w:t>
            </w:r>
          </w:p>
          <w:p w14:paraId="6F29F626"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35    </w:t>
            </w:r>
            <w:r>
              <w:rPr>
                <w:rStyle w:val="ch2defaultName"/>
                <w:sz w:val="20"/>
                <w:szCs w:val="20"/>
                <w:lang w:val="en-US"/>
              </w:rPr>
              <w:t>norm</w:t>
            </w:r>
            <w:r>
              <w:rPr>
                <w:rStyle w:val="ch2defaultPunctuation"/>
                <w:sz w:val="20"/>
                <w:szCs w:val="20"/>
                <w:lang w:val="en-US"/>
              </w:rPr>
              <w:t>[[</w:t>
            </w:r>
            <w:r>
              <w:rPr>
                <w:rStyle w:val="ch2defaultLiteralString"/>
                <w:sz w:val="20"/>
                <w:szCs w:val="20"/>
                <w:lang w:val="en-US"/>
              </w:rPr>
              <w:t>"boxplot"</w:t>
            </w:r>
            <w:r>
              <w:rPr>
                <w:rStyle w:val="ch2defaultPunctuation"/>
                <w:sz w:val="20"/>
                <w:szCs w:val="20"/>
                <w:lang w:val="en-US"/>
              </w:rPr>
              <w:t>]]</w:t>
            </w:r>
            <w:r>
              <w:rPr>
                <w:rStyle w:val="ch2defaultText"/>
                <w:sz w:val="20"/>
                <w:szCs w:val="20"/>
                <w:lang w:val="en-US"/>
              </w:rPr>
              <w:t xml:space="preserve"> </w:t>
            </w:r>
            <w:r>
              <w:rPr>
                <w:rStyle w:val="ch2defaultOperator"/>
                <w:sz w:val="20"/>
                <w:szCs w:val="20"/>
                <w:lang w:val="en-US"/>
              </w:rPr>
              <w:t>&lt;-</w:t>
            </w:r>
            <w:r>
              <w:rPr>
                <w:rStyle w:val="ch2defaultText"/>
                <w:sz w:val="20"/>
                <w:szCs w:val="20"/>
                <w:lang w:val="en-US"/>
              </w:rPr>
              <w:t xml:space="preserve"> </w:t>
            </w:r>
            <w:proofErr w:type="spellStart"/>
            <w:proofErr w:type="gramStart"/>
            <w:r>
              <w:rPr>
                <w:rStyle w:val="ch2defaultName"/>
                <w:sz w:val="20"/>
                <w:szCs w:val="20"/>
                <w:lang w:val="en-US"/>
              </w:rPr>
              <w:t>purrr</w:t>
            </w:r>
            <w:proofErr w:type="spellEnd"/>
            <w:r>
              <w:rPr>
                <w:rStyle w:val="ch2defaultOperator"/>
                <w:sz w:val="20"/>
                <w:szCs w:val="20"/>
                <w:lang w:val="en-US"/>
              </w:rPr>
              <w:t>::</w:t>
            </w:r>
            <w:proofErr w:type="spellStart"/>
            <w:proofErr w:type="gramEnd"/>
            <w:r>
              <w:rPr>
                <w:rStyle w:val="ch2defaultNameFunction"/>
                <w:sz w:val="20"/>
                <w:szCs w:val="20"/>
                <w:lang w:val="en-US"/>
              </w:rPr>
              <w:t>list_modify</w:t>
            </w:r>
            <w:proofErr w:type="spellEnd"/>
            <w:r>
              <w:rPr>
                <w:rStyle w:val="ch2defaultPunctuation"/>
                <w:sz w:val="20"/>
                <w:szCs w:val="20"/>
                <w:lang w:val="en-US"/>
              </w:rPr>
              <w:t>(</w:t>
            </w:r>
          </w:p>
          <w:p w14:paraId="37D50AEA"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36      </w:t>
            </w:r>
            <w:r>
              <w:rPr>
                <w:rStyle w:val="ch2defaultName"/>
                <w:sz w:val="20"/>
                <w:szCs w:val="20"/>
                <w:lang w:val="en-US"/>
              </w:rPr>
              <w:t>raw</w:t>
            </w:r>
            <w:r>
              <w:rPr>
                <w:rStyle w:val="ch2defaultPunctuation"/>
                <w:sz w:val="20"/>
                <w:szCs w:val="20"/>
                <w:lang w:val="en-US"/>
              </w:rPr>
              <w:t>[[</w:t>
            </w:r>
            <w:r>
              <w:rPr>
                <w:rStyle w:val="ch2defaultLiteralString"/>
                <w:sz w:val="20"/>
                <w:szCs w:val="20"/>
                <w:lang w:val="en-US"/>
              </w:rPr>
              <w:t>"boxplot"</w:t>
            </w:r>
            <w:r>
              <w:rPr>
                <w:rStyle w:val="ch2defaultPunctuation"/>
                <w:sz w:val="20"/>
                <w:szCs w:val="20"/>
                <w:lang w:val="en-US"/>
              </w:rPr>
              <w:t>]],</w:t>
            </w:r>
          </w:p>
          <w:p w14:paraId="03107746"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37      </w:t>
            </w:r>
            <w:proofErr w:type="gramStart"/>
            <w:r>
              <w:rPr>
                <w:rStyle w:val="ch2defaultName"/>
                <w:sz w:val="20"/>
                <w:szCs w:val="20"/>
                <w:lang w:val="en-US"/>
              </w:rPr>
              <w:t>label</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NormData</w:t>
            </w:r>
            <w:proofErr w:type="spellEnd"/>
            <w:r>
              <w:rPr>
                <w:rStyle w:val="ch2defaultLiteralString"/>
                <w:sz w:val="20"/>
                <w:szCs w:val="20"/>
                <w:lang w:val="en-US"/>
              </w:rPr>
              <w:t>"</w:t>
            </w:r>
            <w:r>
              <w:rPr>
                <w:rStyle w:val="ch2defaultPunctuation"/>
                <w:sz w:val="20"/>
                <w:szCs w:val="20"/>
                <w:lang w:val="en-US"/>
              </w:rPr>
              <w:t>,</w:t>
            </w:r>
          </w:p>
          <w:p w14:paraId="29BC57C0"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38      </w:t>
            </w:r>
            <w:proofErr w:type="spellStart"/>
            <w:r>
              <w:rPr>
                <w:rStyle w:val="ch2defaultName"/>
                <w:sz w:val="20"/>
                <w:szCs w:val="20"/>
                <w:lang w:val="en-US"/>
              </w:rPr>
              <w:t>outputDir</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Function"/>
                <w:sz w:val="20"/>
                <w:szCs w:val="20"/>
                <w:lang w:val="en-US"/>
              </w:rPr>
              <w:t>create_</w:t>
            </w:r>
            <w:proofErr w:type="gramStart"/>
            <w:r>
              <w:rPr>
                <w:rStyle w:val="ch2defaultNameFunction"/>
                <w:sz w:val="20"/>
                <w:szCs w:val="20"/>
                <w:lang w:val="en-US"/>
              </w:rPr>
              <w:t>dir</w:t>
            </w:r>
            <w:proofErr w:type="spellEnd"/>
            <w:r>
              <w:rPr>
                <w:rStyle w:val="ch2defaultPunctuation"/>
                <w:sz w:val="20"/>
                <w:szCs w:val="20"/>
                <w:lang w:val="en-US"/>
              </w:rPr>
              <w:t>(</w:t>
            </w:r>
            <w:proofErr w:type="spellStart"/>
            <w:proofErr w:type="gramEnd"/>
            <w:r>
              <w:rPr>
                <w:rStyle w:val="ch2defaultName"/>
                <w:sz w:val="20"/>
                <w:szCs w:val="20"/>
                <w:lang w:val="en-US"/>
              </w:rPr>
              <w:t>results_dir</w:t>
            </w:r>
            <w:proofErr w:type="spellEnd"/>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"norm"</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"boxplot"</w:t>
            </w:r>
            <w:r>
              <w:rPr>
                <w:rStyle w:val="ch2defaultPunctuation"/>
                <w:sz w:val="20"/>
                <w:szCs w:val="20"/>
                <w:lang w:val="en-US"/>
              </w:rPr>
              <w:t>),</w:t>
            </w:r>
          </w:p>
          <w:p w14:paraId="397F37BF"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Punctuation"/>
                <w:sz w:val="20"/>
                <w:szCs w:val="20"/>
                <w:lang w:val="en-US"/>
              </w:rPr>
              <w:t xml:space="preserve">39  </w:t>
            </w:r>
            <w:proofErr w:type="gramStart"/>
            <w:r>
              <w:rPr>
                <w:rStyle w:val="ch2defaultText"/>
                <w:sz w:val="20"/>
                <w:szCs w:val="20"/>
                <w:lang w:val="en-US"/>
              </w:rPr>
              <w:t xml:space="preserve">  </w:t>
            </w:r>
            <w:r>
              <w:rPr>
                <w:rStyle w:val="ch2defaultPunctuation"/>
                <w:sz w:val="20"/>
                <w:szCs w:val="20"/>
                <w:lang w:val="en-US"/>
              </w:rPr>
              <w:t>)</w:t>
            </w:r>
            <w:proofErr w:type="gramEnd"/>
          </w:p>
          <w:p w14:paraId="608A6071" w14:textId="77777777" w:rsidR="007C003E" w:rsidRDefault="00412283">
            <w:pPr>
              <w:pStyle w:val="Standard"/>
              <w:shd w:val="clear" w:color="auto" w:fill="F8F8F8"/>
              <w:spacing w:after="0" w:line="190" w:lineRule="atLeast"/>
            </w:pPr>
            <w:proofErr w:type="gramStart"/>
            <w:r>
              <w:rPr>
                <w:rStyle w:val="ch2defaultCommentSingle"/>
                <w:i w:val="0"/>
                <w:color w:val="auto"/>
                <w:sz w:val="20"/>
                <w:szCs w:val="20"/>
                <w:lang w:val="en-US"/>
              </w:rPr>
              <w:t xml:space="preserve">40  </w:t>
            </w:r>
            <w:r>
              <w:rPr>
                <w:rStyle w:val="ch2defaultCommentSingle"/>
                <w:sz w:val="20"/>
                <w:szCs w:val="20"/>
                <w:lang w:val="en-US"/>
              </w:rPr>
              <w:t>#</w:t>
            </w:r>
            <w:proofErr w:type="gramEnd"/>
            <w:r>
              <w:rPr>
                <w:rStyle w:val="ch2defaultCommentSingle"/>
                <w:sz w:val="20"/>
                <w:szCs w:val="20"/>
                <w:lang w:val="en-US"/>
              </w:rPr>
              <w:t xml:space="preserve"> [...Part of the function is removed for space reasons...]</w:t>
            </w:r>
          </w:p>
          <w:p w14:paraId="37A2C8E3" w14:textId="77777777" w:rsidR="007C003E" w:rsidRDefault="00412283">
            <w:pPr>
              <w:pStyle w:val="Standard"/>
              <w:shd w:val="clear" w:color="auto" w:fill="F8F8F8"/>
              <w:spacing w:after="0" w:line="190" w:lineRule="atLeast"/>
            </w:pPr>
            <w:r>
              <w:rPr>
                <w:rStyle w:val="ch2defaultText"/>
                <w:sz w:val="20"/>
                <w:szCs w:val="20"/>
                <w:lang w:val="en-US"/>
              </w:rPr>
              <w:t xml:space="preserve">41  </w:t>
            </w:r>
          </w:p>
          <w:p w14:paraId="7B016D46" w14:textId="77777777" w:rsidR="007C003E" w:rsidRDefault="00412283">
            <w:pPr>
              <w:pStyle w:val="Standard"/>
              <w:shd w:val="clear" w:color="auto" w:fill="F8F8F8"/>
              <w:spacing w:after="0" w:line="190" w:lineRule="atLeast"/>
            </w:pPr>
            <w:r>
              <w:rPr>
                <w:rStyle w:val="ch2defaultText"/>
                <w:rFonts w:ascii="Terminus, DinaRemasterII, 'JetB" w:hAnsi="Terminus, DinaRemasterII, 'JetB"/>
                <w:sz w:val="20"/>
                <w:szCs w:val="20"/>
                <w:lang w:val="en-US"/>
              </w:rPr>
              <w:t xml:space="preserve">42    </w:t>
            </w:r>
            <w:proofErr w:type="gramStart"/>
            <w:r>
              <w:rPr>
                <w:rStyle w:val="ch2defaultNameFunction"/>
                <w:rFonts w:ascii="Terminus, DinaRemasterII, 'JetB" w:hAnsi="Terminus, DinaRemasterII, 'JetB"/>
                <w:sz w:val="20"/>
                <w:szCs w:val="20"/>
                <w:lang w:val="en-US"/>
              </w:rPr>
              <w:t>list</w:t>
            </w:r>
            <w:r>
              <w:rPr>
                <w:rStyle w:val="ch2defaultPunctuation"/>
                <w:rFonts w:ascii="Terminus, DinaRemasterII, 'JetB" w:hAnsi="Terminus, DinaRemasterII, 'JetB"/>
                <w:sz w:val="20"/>
                <w:szCs w:val="20"/>
                <w:lang w:val="en-US"/>
              </w:rPr>
              <w:t>(</w:t>
            </w:r>
            <w:proofErr w:type="gramEnd"/>
          </w:p>
          <w:p w14:paraId="00CA1B35"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43      </w:t>
            </w:r>
            <w:proofErr w:type="spellStart"/>
            <w:r>
              <w:rPr>
                <w:rStyle w:val="ch2defaultName"/>
                <w:sz w:val="20"/>
                <w:szCs w:val="20"/>
                <w:lang w:val="en-US"/>
              </w:rPr>
              <w:t>targets_file</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targets_file</w:t>
            </w:r>
            <w:proofErr w:type="spellEnd"/>
            <w:r>
              <w:rPr>
                <w:rStyle w:val="ch2defaultPunctuation"/>
                <w:sz w:val="20"/>
                <w:szCs w:val="20"/>
                <w:lang w:val="en-US"/>
              </w:rPr>
              <w:t>,</w:t>
            </w:r>
          </w:p>
          <w:p w14:paraId="64826EA2"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44      </w:t>
            </w:r>
            <w:proofErr w:type="spellStart"/>
            <w:r>
              <w:rPr>
                <w:rStyle w:val="ch2defaultName"/>
                <w:sz w:val="20"/>
                <w:szCs w:val="20"/>
                <w:lang w:val="en-US"/>
              </w:rPr>
              <w:t>cel_dir</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cel_dir</w:t>
            </w:r>
            <w:proofErr w:type="spellEnd"/>
            <w:r>
              <w:rPr>
                <w:rStyle w:val="ch2defaultPunctuation"/>
                <w:sz w:val="20"/>
                <w:szCs w:val="20"/>
                <w:lang w:val="en-US"/>
              </w:rPr>
              <w:t>,</w:t>
            </w:r>
          </w:p>
          <w:p w14:paraId="7ADB2766"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45      </w:t>
            </w:r>
            <w:proofErr w:type="spellStart"/>
            <w:r>
              <w:rPr>
                <w:rStyle w:val="ch2defaultName"/>
                <w:sz w:val="20"/>
                <w:szCs w:val="20"/>
                <w:lang w:val="en-US"/>
              </w:rPr>
              <w:t>targets_fact</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targets_fact</w:t>
            </w:r>
            <w:proofErr w:type="spellEnd"/>
            <w:r>
              <w:rPr>
                <w:rStyle w:val="ch2defaultPunctuation"/>
                <w:sz w:val="20"/>
                <w:szCs w:val="20"/>
                <w:lang w:val="en-US"/>
              </w:rPr>
              <w:t>,</w:t>
            </w:r>
          </w:p>
          <w:p w14:paraId="44836499"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46      </w:t>
            </w:r>
            <w:proofErr w:type="spellStart"/>
            <w:r>
              <w:rPr>
                <w:rStyle w:val="ch2defaultName"/>
                <w:sz w:val="20"/>
                <w:szCs w:val="20"/>
                <w:lang w:val="en-US"/>
              </w:rPr>
              <w:t>results_dir</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results_dir</w:t>
            </w:r>
            <w:proofErr w:type="spellEnd"/>
            <w:r>
              <w:rPr>
                <w:rStyle w:val="ch2defaultPunctuation"/>
                <w:sz w:val="20"/>
                <w:szCs w:val="20"/>
                <w:lang w:val="en-US"/>
              </w:rPr>
              <w:t>,</w:t>
            </w:r>
          </w:p>
          <w:p w14:paraId="7FB714D3"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47      </w:t>
            </w:r>
            <w:proofErr w:type="spellStart"/>
            <w:r>
              <w:rPr>
                <w:rStyle w:val="ch2defaultName"/>
                <w:sz w:val="20"/>
                <w:szCs w:val="20"/>
                <w:lang w:val="en-US"/>
              </w:rPr>
              <w:t>color_list</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colorlist</w:t>
            </w:r>
            <w:proofErr w:type="spellEnd"/>
            <w:r>
              <w:rPr>
                <w:rStyle w:val="ch2defaultPunctuation"/>
                <w:sz w:val="20"/>
                <w:szCs w:val="20"/>
                <w:lang w:val="en-US"/>
              </w:rPr>
              <w:t>,</w:t>
            </w:r>
          </w:p>
          <w:p w14:paraId="2DA6DB4A"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48      </w:t>
            </w:r>
            <w:r>
              <w:rPr>
                <w:rStyle w:val="ch2defaultName"/>
                <w:sz w:val="20"/>
                <w:szCs w:val="20"/>
                <w:lang w:val="en-US"/>
              </w:rPr>
              <w:t>raw</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Name"/>
                <w:sz w:val="20"/>
                <w:szCs w:val="20"/>
                <w:lang w:val="en-US"/>
              </w:rPr>
              <w:t>raw</w:t>
            </w:r>
            <w:r>
              <w:rPr>
                <w:rStyle w:val="ch2defaultPunctuation"/>
                <w:sz w:val="20"/>
                <w:szCs w:val="20"/>
                <w:lang w:val="en-US"/>
              </w:rPr>
              <w:t>,</w:t>
            </w:r>
          </w:p>
          <w:p w14:paraId="75376A70"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49      </w:t>
            </w:r>
            <w:proofErr w:type="gramStart"/>
            <w:r>
              <w:rPr>
                <w:rStyle w:val="ch2defaultName"/>
                <w:sz w:val="20"/>
                <w:szCs w:val="20"/>
                <w:lang w:val="en-US"/>
              </w:rPr>
              <w:t>norm</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Name"/>
                <w:sz w:val="20"/>
                <w:szCs w:val="20"/>
                <w:lang w:val="en-US"/>
              </w:rPr>
              <w:t>norm</w:t>
            </w:r>
            <w:r>
              <w:rPr>
                <w:rStyle w:val="ch2defaultPunctuation"/>
                <w:sz w:val="20"/>
                <w:szCs w:val="20"/>
                <w:lang w:val="en-US"/>
              </w:rPr>
              <w:t>,</w:t>
            </w:r>
          </w:p>
          <w:p w14:paraId="69FB529B"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50      </w:t>
            </w:r>
            <w:proofErr w:type="spellStart"/>
            <w:proofErr w:type="gramStart"/>
            <w:r>
              <w:rPr>
                <w:rStyle w:val="ch2defaultName"/>
                <w:sz w:val="20"/>
                <w:szCs w:val="20"/>
                <w:lang w:val="en-US"/>
              </w:rPr>
              <w:t>norm</w:t>
            </w:r>
            <w:proofErr w:type="gramEnd"/>
            <w:r>
              <w:rPr>
                <w:rStyle w:val="ch2defaultName"/>
                <w:sz w:val="20"/>
                <w:szCs w:val="20"/>
                <w:lang w:val="en-US"/>
              </w:rPr>
              <w:t>_f</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norm_f</w:t>
            </w:r>
            <w:proofErr w:type="spellEnd"/>
            <w:r>
              <w:rPr>
                <w:rStyle w:val="ch2defaultPunctuation"/>
                <w:sz w:val="20"/>
                <w:szCs w:val="20"/>
                <w:lang w:val="en-US"/>
              </w:rPr>
              <w:t>,</w:t>
            </w:r>
          </w:p>
          <w:p w14:paraId="699CF154"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51      </w:t>
            </w:r>
            <w:proofErr w:type="spellStart"/>
            <w:proofErr w:type="gramStart"/>
            <w:r>
              <w:rPr>
                <w:rStyle w:val="ch2defaultName"/>
                <w:sz w:val="20"/>
                <w:szCs w:val="20"/>
                <w:lang w:val="en-US"/>
              </w:rPr>
              <w:t>norm</w:t>
            </w:r>
            <w:proofErr w:type="gramEnd"/>
            <w:r>
              <w:rPr>
                <w:rStyle w:val="ch2defaultName"/>
                <w:sz w:val="20"/>
                <w:szCs w:val="20"/>
                <w:lang w:val="en-US"/>
              </w:rPr>
              <w:t>_filt</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norm_filt</w:t>
            </w:r>
            <w:proofErr w:type="spellEnd"/>
            <w:r>
              <w:rPr>
                <w:rStyle w:val="ch2defaultPunctuation"/>
                <w:sz w:val="20"/>
                <w:szCs w:val="20"/>
                <w:lang w:val="en-US"/>
              </w:rPr>
              <w:t>,</w:t>
            </w:r>
          </w:p>
          <w:p w14:paraId="44E3085E"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52      </w:t>
            </w:r>
            <w:proofErr w:type="spellStart"/>
            <w:proofErr w:type="gramStart"/>
            <w:r>
              <w:rPr>
                <w:rStyle w:val="ch2defaultName"/>
                <w:sz w:val="20"/>
                <w:szCs w:val="20"/>
                <w:lang w:val="en-US"/>
              </w:rPr>
              <w:t>outlier</w:t>
            </w:r>
            <w:proofErr w:type="gramEnd"/>
            <w:r>
              <w:rPr>
                <w:rStyle w:val="ch2defaultName"/>
                <w:sz w:val="20"/>
                <w:szCs w:val="20"/>
                <w:lang w:val="en-US"/>
              </w:rPr>
              <w:t>_samples</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outlier_samples</w:t>
            </w:r>
            <w:proofErr w:type="spellEnd"/>
            <w:r>
              <w:rPr>
                <w:rStyle w:val="ch2defaultPunctuation"/>
                <w:sz w:val="20"/>
                <w:szCs w:val="20"/>
                <w:lang w:val="en-US"/>
              </w:rPr>
              <w:t>,</w:t>
            </w:r>
          </w:p>
          <w:p w14:paraId="54C4EAB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53      </w:t>
            </w:r>
            <w:proofErr w:type="spellStart"/>
            <w:r>
              <w:rPr>
                <w:rStyle w:val="ch2defaultName"/>
                <w:sz w:val="20"/>
                <w:szCs w:val="20"/>
                <w:lang w:val="en-US"/>
              </w:rPr>
              <w:t>sdplot</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sdplot</w:t>
            </w:r>
            <w:proofErr w:type="spellEnd"/>
            <w:r>
              <w:rPr>
                <w:rStyle w:val="ch2defaultPunctuation"/>
                <w:sz w:val="20"/>
                <w:szCs w:val="20"/>
                <w:lang w:val="en-US"/>
              </w:rPr>
              <w:t>,</w:t>
            </w:r>
          </w:p>
          <w:p w14:paraId="216D7641"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54      </w:t>
            </w:r>
            <w:r>
              <w:rPr>
                <w:rStyle w:val="ch2defaultName"/>
                <w:sz w:val="20"/>
                <w:szCs w:val="20"/>
                <w:lang w:val="en-US"/>
              </w:rPr>
              <w:t>filtering</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Name"/>
                <w:sz w:val="20"/>
                <w:szCs w:val="20"/>
                <w:lang w:val="en-US"/>
              </w:rPr>
              <w:t>filtering</w:t>
            </w:r>
          </w:p>
          <w:p w14:paraId="7F5E542E" w14:textId="77777777" w:rsidR="007C003E" w:rsidRDefault="00412283">
            <w:pPr>
              <w:pStyle w:val="Standard"/>
              <w:shd w:val="clear" w:color="auto" w:fill="F8F8F8"/>
              <w:spacing w:after="0" w:line="190" w:lineRule="atLeast"/>
            </w:pPr>
            <w:r>
              <w:rPr>
                <w:rStyle w:val="ch2defaultPunctuation"/>
                <w:rFonts w:ascii="Terminus, DinaRemasterII, 'JetB" w:hAnsi="Terminus, DinaRemasterII, 'JetB"/>
                <w:sz w:val="20"/>
                <w:szCs w:val="20"/>
                <w:lang w:val="en-US"/>
              </w:rPr>
              <w:t xml:space="preserve">55  </w:t>
            </w:r>
            <w:r>
              <w:rPr>
                <w:rStyle w:val="ch2defaultText"/>
                <w:rFonts w:ascii="Terminus, DinaRemasterII, 'JetB" w:hAnsi="Terminus, DinaRemasterII, 'JetB"/>
                <w:sz w:val="20"/>
                <w:szCs w:val="20"/>
                <w:lang w:val="en-US"/>
              </w:rPr>
              <w:t xml:space="preserve">  </w:t>
            </w:r>
            <w:proofErr w:type="gramStart"/>
            <w:r>
              <w:rPr>
                <w:rStyle w:val="ch2defaultText"/>
                <w:rFonts w:ascii="Terminus, DinaRemasterII, 'JetB" w:hAnsi="Terminus, DinaRemasterII, 'JetB"/>
                <w:sz w:val="20"/>
                <w:szCs w:val="20"/>
                <w:lang w:val="en-US"/>
              </w:rPr>
              <w:t xml:space="preserve">  </w:t>
            </w:r>
            <w:r>
              <w:rPr>
                <w:rStyle w:val="ch2defaultPunctuation"/>
                <w:rFonts w:ascii="Terminus, DinaRemasterII, 'JetB" w:hAnsi="Terminus, DinaRemasterII, 'JetB"/>
                <w:sz w:val="20"/>
                <w:szCs w:val="20"/>
                <w:lang w:val="en-US"/>
              </w:rPr>
              <w:t>)</w:t>
            </w:r>
            <w:proofErr w:type="gramEnd"/>
          </w:p>
          <w:p w14:paraId="60D06E3B" w14:textId="77777777" w:rsidR="007C003E" w:rsidRDefault="00412283">
            <w:pPr>
              <w:pStyle w:val="Standard"/>
              <w:shd w:val="clear" w:color="auto" w:fill="F8F8F8"/>
              <w:spacing w:after="0" w:line="190" w:lineRule="atLeast"/>
            </w:pPr>
            <w:proofErr w:type="gramStart"/>
            <w:r>
              <w:rPr>
                <w:rStyle w:val="ch2defaultPunctuation"/>
                <w:rFonts w:ascii="Terminus, DinaRemasterII, 'JetB" w:hAnsi="Terminus, DinaRemasterII, 'JetB"/>
                <w:sz w:val="20"/>
                <w:szCs w:val="20"/>
                <w:lang w:val="en-US"/>
              </w:rPr>
              <w:t>56 }</w:t>
            </w:r>
            <w:proofErr w:type="gramEnd"/>
          </w:p>
        </w:tc>
      </w:tr>
    </w:tbl>
    <w:p w14:paraId="250ECC95" w14:textId="77777777" w:rsidR="007C003E" w:rsidRDefault="007C003E">
      <w:pPr>
        <w:pStyle w:val="Standard"/>
        <w:rPr>
          <w:lang w:val="en-US"/>
        </w:rPr>
      </w:pPr>
    </w:p>
    <w:p w14:paraId="43CB2A59" w14:textId="77777777" w:rsidR="007C003E" w:rsidRDefault="00412283">
      <w:pPr>
        <w:pStyle w:val="Textbody"/>
        <w:rPr>
          <w:lang w:val="en-US"/>
        </w:rPr>
      </w:pPr>
      <w:r>
        <w:rPr>
          <w:lang w:val="en-US"/>
        </w:rPr>
        <w:t>For ergonomic purposes all the parameters in the pipeline are defined at the beginning of the analysis script. This allows the user to concentrate the changes on the first part of the script, while keeping the target definition, explained in the next section, intact.</w:t>
      </w:r>
    </w:p>
    <w:p w14:paraId="64247757" w14:textId="60AF782B" w:rsidR="007C003E" w:rsidRDefault="00412283">
      <w:pPr>
        <w:pStyle w:val="Textbody"/>
        <w:rPr>
          <w:lang w:val="en-US"/>
        </w:rPr>
      </w:pPr>
      <w:r>
        <w:rPr>
          <w:lang w:val="en-US"/>
        </w:rPr>
        <w:t xml:space="preserve">This is only one of the multiple options to create </w:t>
      </w:r>
      <w:del w:id="61" w:author="Ferrer Almirall, Mireia" w:date="2023-01-09T11:51:00Z">
        <w:r w:rsidDel="00C113E2">
          <w:rPr>
            <w:lang w:val="en-US"/>
          </w:rPr>
          <w:delText xml:space="preserve">this </w:delText>
        </w:r>
      </w:del>
      <w:ins w:id="62" w:author="Ferrer Almirall, Mireia" w:date="2023-01-09T11:51:00Z">
        <w:r w:rsidR="00C113E2">
          <w:rPr>
            <w:lang w:val="en-US"/>
          </w:rPr>
          <w:t xml:space="preserve">these </w:t>
        </w:r>
      </w:ins>
      <w:r>
        <w:rPr>
          <w:lang w:val="en-US"/>
        </w:rPr>
        <w:t xml:space="preserve">lists of parameters. For example, the same parameter declaration could be moved outside of the targets script, in a separate R file, separate R files could be declared for each of the parameters or they could be declared in other configuration markup languages, such as </w:t>
      </w:r>
      <w:proofErr w:type="spellStart"/>
      <w:r>
        <w:rPr>
          <w:lang w:val="en-US"/>
        </w:rPr>
        <w:t>yaml</w:t>
      </w:r>
      <w:proofErr w:type="spellEnd"/>
      <w:r>
        <w:rPr>
          <w:lang w:val="en-US"/>
        </w:rPr>
        <w:t>. For this work it was decided that it was more ergonomic to have a single file containing the whole pipeline, but this is a highly opinionated decision.</w:t>
      </w:r>
    </w:p>
    <w:p w14:paraId="66032ABB" w14:textId="77777777" w:rsidR="007C003E" w:rsidRDefault="00412283">
      <w:pPr>
        <w:pStyle w:val="Ttulo3"/>
        <w:rPr>
          <w:lang w:val="en-US"/>
        </w:rPr>
      </w:pPr>
      <w:bookmarkStart w:id="63" w:name="__RefHeading___Toc3897_36713773"/>
      <w:r>
        <w:rPr>
          <w:lang w:val="en-US"/>
        </w:rPr>
        <w:t>Small multiples</w:t>
      </w:r>
      <w:bookmarkEnd w:id="63"/>
    </w:p>
    <w:p w14:paraId="228B37E1" w14:textId="77777777" w:rsidR="007C003E" w:rsidRDefault="00412283">
      <w:pPr>
        <w:pStyle w:val="Textbody"/>
        <w:rPr>
          <w:lang w:val="en-US"/>
        </w:rPr>
      </w:pPr>
      <w:r>
        <w:rPr>
          <w:lang w:val="en-US"/>
        </w:rPr>
        <w:t xml:space="preserve">A </w:t>
      </w:r>
      <w:r>
        <w:rPr>
          <w:i/>
          <w:iCs/>
          <w:lang w:val="en-US"/>
        </w:rPr>
        <w:t xml:space="preserve">targets’ </w:t>
      </w:r>
      <w:r>
        <w:rPr>
          <w:lang w:val="en-US"/>
        </w:rPr>
        <w:t xml:space="preserve">pipeline is implemented as a list of targets each of them depending on previous targets. Below, there is a graph of an example </w:t>
      </w:r>
      <w:r>
        <w:rPr>
          <w:i/>
          <w:iCs/>
          <w:lang w:val="en-US"/>
        </w:rPr>
        <w:t>targets’</w:t>
      </w:r>
      <w:r>
        <w:rPr>
          <w:lang w:val="en-US"/>
        </w:rPr>
        <w:t xml:space="preserve"> pipeline. Each of </w:t>
      </w:r>
      <w:r>
        <w:rPr>
          <w:lang w:val="en-US"/>
        </w:rPr>
        <w:lastRenderedPageBreak/>
        <w:t xml:space="preserve">the elements in the graph is a target inside the pipeline that can, as depicted in the figure, depend on previous targets of the pipeline. When defined, each target will declare its name followed by the command used to </w:t>
      </w:r>
      <w:commentRangeStart w:id="64"/>
      <w:r>
        <w:rPr>
          <w:lang w:val="en-US"/>
        </w:rPr>
        <w:t>create</w:t>
      </w:r>
      <w:commentRangeEnd w:id="64"/>
      <w:r w:rsidR="00E77C0D">
        <w:rPr>
          <w:rStyle w:val="Refdecomentario"/>
          <w:rFonts w:ascii="Liberation Serif" w:eastAsia="Noto Serif CJK SC" w:hAnsi="Liberation Serif" w:cs="Mangal"/>
          <w:lang w:val="en-GB" w:bidi="hi-IN"/>
        </w:rPr>
        <w:commentReference w:id="64"/>
      </w:r>
      <w:r>
        <w:rPr>
          <w:lang w:val="en-US"/>
        </w:rPr>
        <w:t xml:space="preserve"> the target. In Code 2, the target </w:t>
      </w:r>
      <w:r>
        <w:rPr>
          <w:i/>
          <w:iCs/>
          <w:lang w:val="en-US"/>
        </w:rPr>
        <w:t xml:space="preserve">data </w:t>
      </w:r>
      <w:r>
        <w:rPr>
          <w:lang w:val="en-US"/>
        </w:rPr>
        <w:t xml:space="preserve">is declared and is created by running the function </w:t>
      </w:r>
      <w:proofErr w:type="spellStart"/>
      <w:r>
        <w:rPr>
          <w:i/>
          <w:iCs/>
          <w:lang w:val="en-US"/>
        </w:rPr>
        <w:t>get_data</w:t>
      </w:r>
      <w:proofErr w:type="spellEnd"/>
      <w:r>
        <w:rPr>
          <w:lang w:val="en-US"/>
        </w:rPr>
        <w:t xml:space="preserve"> over a previously calculated target </w:t>
      </w:r>
      <w:r>
        <w:rPr>
          <w:i/>
          <w:iCs/>
          <w:lang w:val="en-US"/>
        </w:rPr>
        <w:t>file</w:t>
      </w:r>
      <w:r>
        <w:rPr>
          <w:lang w:val="en-US"/>
        </w:rPr>
        <w:t>.</w:t>
      </w:r>
    </w:p>
    <w:p w14:paraId="51EB7473" w14:textId="77777777" w:rsidR="007C003E" w:rsidRDefault="00412283">
      <w:pPr>
        <w:pStyle w:val="Code"/>
        <w:keepNext/>
        <w:rPr>
          <w:lang w:val="en-US"/>
        </w:rPr>
      </w:pPr>
      <w:r>
        <w:rPr>
          <w:lang w:val="en-US"/>
        </w:rPr>
        <w:t>Code 2: Example of a target declaration</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206A0049" w14:textId="77777777">
        <w:tc>
          <w:tcPr>
            <w:tcW w:w="8504" w:type="dxa"/>
          </w:tcPr>
          <w:p w14:paraId="50DF4514" w14:textId="77777777" w:rsidR="007C003E" w:rsidRDefault="00412283">
            <w:pPr>
              <w:pStyle w:val="PreformattedText"/>
              <w:shd w:val="clear" w:color="auto" w:fill="F8F8F8"/>
            </w:pPr>
            <w:bookmarkStart w:id="65" w:name="cb4-7"/>
            <w:bookmarkEnd w:id="65"/>
            <w:proofErr w:type="gramStart"/>
            <w:r>
              <w:rPr>
                <w:rStyle w:val="ch2defaultNameFunction"/>
                <w:color w:val="auto"/>
                <w:lang w:val="en-US"/>
              </w:rPr>
              <w:t xml:space="preserve">1  </w:t>
            </w:r>
            <w:proofErr w:type="spellStart"/>
            <w:r>
              <w:rPr>
                <w:rStyle w:val="ch2defaultNameFunction"/>
                <w:lang w:val="en-US"/>
              </w:rPr>
              <w:t>tar</w:t>
            </w:r>
            <w:proofErr w:type="gramEnd"/>
            <w:r>
              <w:rPr>
                <w:rStyle w:val="ch2defaultNameFunction"/>
                <w:lang w:val="en-US"/>
              </w:rPr>
              <w:t>_target</w:t>
            </w:r>
            <w:proofErr w:type="spellEnd"/>
            <w:r>
              <w:rPr>
                <w:rStyle w:val="ch2defaultPunctuation"/>
                <w:lang w:val="en-US"/>
              </w:rPr>
              <w:t>(</w:t>
            </w:r>
            <w:r>
              <w:rPr>
                <w:rStyle w:val="ch2defaultName"/>
                <w:lang w:val="en-US"/>
              </w:rPr>
              <w:t>data</w:t>
            </w:r>
            <w:r>
              <w:rPr>
                <w:rStyle w:val="ch2defaultPunctuation"/>
                <w:lang w:val="en-US"/>
              </w:rPr>
              <w:t>,</w:t>
            </w:r>
            <w:r>
              <w:rPr>
                <w:rStyle w:val="ch2defaultText"/>
                <w:lang w:val="en-US"/>
              </w:rPr>
              <w:t xml:space="preserve"> </w:t>
            </w:r>
            <w:proofErr w:type="spellStart"/>
            <w:r>
              <w:rPr>
                <w:rStyle w:val="ch2defaultNameFunction"/>
                <w:lang w:val="en-US"/>
              </w:rPr>
              <w:t>get_data</w:t>
            </w:r>
            <w:proofErr w:type="spellEnd"/>
            <w:r>
              <w:rPr>
                <w:rStyle w:val="ch2defaultPunctuation"/>
                <w:lang w:val="en-US"/>
              </w:rPr>
              <w:t>(</w:t>
            </w:r>
            <w:r>
              <w:rPr>
                <w:rStyle w:val="ch2defaultName"/>
                <w:lang w:val="en-US"/>
              </w:rPr>
              <w:t>file</w:t>
            </w:r>
            <w:r>
              <w:rPr>
                <w:rStyle w:val="ch2defaultPunctuation"/>
                <w:lang w:val="en-US"/>
              </w:rPr>
              <w:t>))</w:t>
            </w:r>
          </w:p>
        </w:tc>
      </w:tr>
    </w:tbl>
    <w:p w14:paraId="1D99B934" w14:textId="77777777" w:rsidR="007C003E" w:rsidRDefault="007C003E">
      <w:pPr>
        <w:pStyle w:val="Standard"/>
        <w:rPr>
          <w:lang w:val="en-US"/>
        </w:rPr>
      </w:pPr>
    </w:p>
    <w:p w14:paraId="2D62BAB6" w14:textId="77777777" w:rsidR="007C003E" w:rsidRDefault="00412283">
      <w:pPr>
        <w:pStyle w:val="Standard"/>
        <w:rPr>
          <w:lang w:val="en-US"/>
        </w:rPr>
      </w:pPr>
      <w:r>
        <w:rPr>
          <w:noProof/>
          <w:lang w:val="en-US"/>
        </w:rPr>
        <mc:AlternateContent>
          <mc:Choice Requires="wps">
            <w:drawing>
              <wp:anchor distT="0" distB="0" distL="114300" distR="114300" simplePos="0" relativeHeight="62" behindDoc="0" locked="0" layoutInCell="1" allowOverlap="1" wp14:anchorId="01AA20B7" wp14:editId="76B5CE7D">
                <wp:simplePos x="0" y="0"/>
                <wp:positionH relativeFrom="column">
                  <wp:align>center</wp:align>
                </wp:positionH>
                <wp:positionV relativeFrom="paragraph">
                  <wp:align>top</wp:align>
                </wp:positionV>
                <wp:extent cx="4057558" cy="3368558"/>
                <wp:effectExtent l="0" t="0" r="0" b="0"/>
                <wp:wrapTopAndBottom/>
                <wp:docPr id="21" name="Frame11"/>
                <wp:cNvGraphicFramePr/>
                <a:graphic xmlns:a="http://schemas.openxmlformats.org/drawingml/2006/main">
                  <a:graphicData uri="http://schemas.microsoft.com/office/word/2010/wordprocessingShape">
                    <wps:wsp>
                      <wps:cNvSpPr txBox="1"/>
                      <wps:spPr>
                        <a:xfrm>
                          <a:off x="0" y="0"/>
                          <a:ext cx="4057558" cy="3368558"/>
                        </a:xfrm>
                        <a:prstGeom prst="rect">
                          <a:avLst/>
                        </a:prstGeom>
                        <a:ln>
                          <a:noFill/>
                          <a:prstDash/>
                        </a:ln>
                      </wps:spPr>
                      <wps:txbx>
                        <w:txbxContent>
                          <w:p w14:paraId="398B4208" w14:textId="77777777" w:rsidR="001D06A7" w:rsidRDefault="001D06A7">
                            <w:pPr>
                              <w:pStyle w:val="Figure"/>
                            </w:pPr>
                            <w:r>
                              <w:rPr>
                                <w:noProof/>
                              </w:rPr>
                              <w:drawing>
                                <wp:inline distT="0" distB="0" distL="0" distR="0" wp14:anchorId="7E0E694A" wp14:editId="09EA4442">
                                  <wp:extent cx="4057558" cy="3368558"/>
                                  <wp:effectExtent l="0" t="0" r="92" b="3292"/>
                                  <wp:docPr id="2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057558" cy="3368558"/>
                                          </a:xfrm>
                                          <a:prstGeom prst="rect">
                                            <a:avLst/>
                                          </a:prstGeom>
                                          <a:ln>
                                            <a:noFill/>
                                            <a:prstDash/>
                                          </a:ln>
                                        </pic:spPr>
                                      </pic:pic>
                                    </a:graphicData>
                                  </a:graphic>
                                </wp:inline>
                              </w:drawing>
                            </w:r>
                            <w:proofErr w:type="spellStart"/>
                            <w:r>
                              <w:t>Figure</w:t>
                            </w:r>
                            <w:proofErr w:type="spellEnd"/>
                            <w:r>
                              <w:t xml:space="preserve"> 2: </w:t>
                            </w:r>
                            <w:proofErr w:type="spellStart"/>
                            <w:r>
                              <w:t>Pipeline</w:t>
                            </w:r>
                            <w:proofErr w:type="spellEnd"/>
                            <w:r>
                              <w:t xml:space="preserve"> </w:t>
                            </w:r>
                            <w:proofErr w:type="spellStart"/>
                            <w:r>
                              <w:t>graph</w:t>
                            </w:r>
                            <w:proofErr w:type="spellEnd"/>
                            <w:r>
                              <w:t xml:space="preserve"> </w:t>
                            </w:r>
                            <w:proofErr w:type="spellStart"/>
                            <w:r>
                              <w:t>extracted</w:t>
                            </w:r>
                            <w:proofErr w:type="spellEnd"/>
                            <w:r>
                              <w:t xml:space="preserve"> </w:t>
                            </w:r>
                            <w:proofErr w:type="spellStart"/>
                            <w:r>
                              <w:t>from</w:t>
                            </w:r>
                            <w:proofErr w:type="spellEnd"/>
                            <w:r>
                              <w:t xml:space="preserve"> </w:t>
                            </w:r>
                            <w:proofErr w:type="spellStart"/>
                            <w:r>
                              <w:t>targets</w:t>
                            </w:r>
                            <w:proofErr w:type="spellEnd"/>
                            <w:r>
                              <w:t xml:space="preserve"> manual.</w:t>
                            </w:r>
                          </w:p>
                        </w:txbxContent>
                      </wps:txbx>
                      <wps:bodyPr wrap="none" lIns="0" tIns="0" rIns="0" bIns="0" compatLnSpc="0">
                        <a:spAutoFit/>
                      </wps:bodyPr>
                    </wps:wsp>
                  </a:graphicData>
                </a:graphic>
              </wp:anchor>
            </w:drawing>
          </mc:Choice>
          <mc:Fallback>
            <w:pict>
              <v:shape w14:anchorId="01AA20B7" id="Frame11" o:spid="_x0000_s1028" type="#_x0000_t202" style="position:absolute;left:0;text-align:left;margin-left:0;margin-top:0;width:319.5pt;height:265.25pt;z-index:6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" filled="f" stroked="f">
                <v:textbox style="mso-fit-shape-to-text:t" inset="0,0,0,0">
                  <w:txbxContent>
                    <w:p w14:paraId="398B4208" w14:textId="77777777" w:rsidR="001D06A7" w:rsidRDefault="001D06A7">
                      <w:pPr>
                        <w:pStyle w:val="Figure"/>
                      </w:pPr>
                      <w:r>
                        <w:rPr>
                          <w:noProof/>
                        </w:rPr>
                        <w:drawing>
                          <wp:inline distT="0" distB="0" distL="0" distR="0" wp14:anchorId="7E0E694A" wp14:editId="09EA4442">
                            <wp:extent cx="4057558" cy="3368558"/>
                            <wp:effectExtent l="0" t="0" r="92" b="3292"/>
                            <wp:docPr id="2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4057558" cy="3368558"/>
                                    </a:xfrm>
                                    <a:prstGeom prst="rect">
                                      <a:avLst/>
                                    </a:prstGeom>
                                    <a:ln>
                                      <a:noFill/>
                                      <a:prstDash/>
                                    </a:ln>
                                  </pic:spPr>
                                </pic:pic>
                              </a:graphicData>
                            </a:graphic>
                          </wp:inline>
                        </w:drawing>
                      </w:r>
                      <w:proofErr w:type="spellStart"/>
                      <w:r>
                        <w:t>Figure</w:t>
                      </w:r>
                      <w:proofErr w:type="spellEnd"/>
                      <w:r>
                        <w:t xml:space="preserve"> 2: </w:t>
                      </w:r>
                      <w:proofErr w:type="spellStart"/>
                      <w:r>
                        <w:t>Pipeline</w:t>
                      </w:r>
                      <w:proofErr w:type="spellEnd"/>
                      <w:r>
                        <w:t xml:space="preserve"> </w:t>
                      </w:r>
                      <w:proofErr w:type="spellStart"/>
                      <w:r>
                        <w:t>graph</w:t>
                      </w:r>
                      <w:proofErr w:type="spellEnd"/>
                      <w:r>
                        <w:t xml:space="preserve"> </w:t>
                      </w:r>
                      <w:proofErr w:type="spellStart"/>
                      <w:r>
                        <w:t>extracted</w:t>
                      </w:r>
                      <w:proofErr w:type="spellEnd"/>
                      <w:r>
                        <w:t xml:space="preserve"> </w:t>
                      </w:r>
                      <w:proofErr w:type="spellStart"/>
                      <w:r>
                        <w:t>from</w:t>
                      </w:r>
                      <w:proofErr w:type="spellEnd"/>
                      <w:r>
                        <w:t xml:space="preserve"> </w:t>
                      </w:r>
                      <w:proofErr w:type="spellStart"/>
                      <w:r>
                        <w:t>targets</w:t>
                      </w:r>
                      <w:proofErr w:type="spellEnd"/>
                      <w:r>
                        <w:t xml:space="preserve"> manual.</w:t>
                      </w:r>
                    </w:p>
                  </w:txbxContent>
                </v:textbox>
                <w10:wrap type="topAndBottom"/>
              </v:shape>
            </w:pict>
          </mc:Fallback>
        </mc:AlternateContent>
      </w:r>
    </w:p>
    <w:p w14:paraId="3FA1A226" w14:textId="77777777" w:rsidR="007C003E" w:rsidRDefault="00412283">
      <w:pPr>
        <w:pStyle w:val="Textbody"/>
        <w:rPr>
          <w:lang w:val="en-US"/>
        </w:rPr>
      </w:pPr>
      <w:r>
        <w:rPr>
          <w:lang w:val="en-US"/>
        </w:rPr>
        <w:t xml:space="preserve">The depiction of the graph for the implemented in the pipeline of this </w:t>
      </w:r>
      <w:proofErr w:type="gramStart"/>
      <w:r>
        <w:rPr>
          <w:lang w:val="en-US"/>
        </w:rPr>
        <w:t>work  appears</w:t>
      </w:r>
      <w:proofErr w:type="gramEnd"/>
      <w:r>
        <w:rPr>
          <w:lang w:val="en-US"/>
        </w:rPr>
        <w:t xml:space="preserve"> below. As seen in </w:t>
      </w:r>
      <w:commentRangeStart w:id="66"/>
      <w:r>
        <w:rPr>
          <w:lang w:val="en-US"/>
        </w:rPr>
        <w:t xml:space="preserve">Figure 3, </w:t>
      </w:r>
      <w:commentRangeEnd w:id="66"/>
      <w:r w:rsidR="00C113E2">
        <w:rPr>
          <w:rStyle w:val="Refdecomentario"/>
          <w:rFonts w:ascii="Liberation Serif" w:eastAsia="Noto Serif CJK SC" w:hAnsi="Liberation Serif" w:cs="Mangal"/>
          <w:lang w:val="en-GB" w:bidi="hi-IN"/>
        </w:rPr>
        <w:commentReference w:id="66"/>
      </w:r>
      <w:r>
        <w:rPr>
          <w:lang w:val="en-US"/>
        </w:rPr>
        <w:t>the pipeline implemented is more complicated than the one in the example.</w:t>
      </w:r>
    </w:p>
    <w:p w14:paraId="36D650F7" w14:textId="77777777" w:rsidR="007C003E" w:rsidRDefault="00412283">
      <w:pPr>
        <w:pStyle w:val="Textbody"/>
        <w:rPr>
          <w:lang w:val="en-US"/>
        </w:rPr>
      </w:pPr>
      <w:r>
        <w:rPr>
          <w:noProof/>
          <w:lang w:val="en-US"/>
        </w:rPr>
        <w:lastRenderedPageBreak/>
        <mc:AlternateContent>
          <mc:Choice Requires="wps">
            <w:drawing>
              <wp:anchor distT="0" distB="0" distL="114300" distR="114300" simplePos="0" relativeHeight="64" behindDoc="0" locked="0" layoutInCell="1" allowOverlap="1" wp14:anchorId="37BF9297" wp14:editId="4B676F90">
                <wp:simplePos x="0" y="0"/>
                <wp:positionH relativeFrom="column">
                  <wp:align>center</wp:align>
                </wp:positionH>
                <wp:positionV relativeFrom="paragraph">
                  <wp:align>top</wp:align>
                </wp:positionV>
                <wp:extent cx="5399989" cy="2930377"/>
                <wp:effectExtent l="0" t="0" r="0" b="0"/>
                <wp:wrapSquare wrapText="bothSides"/>
                <wp:docPr id="23" name="Frame12"/>
                <wp:cNvGraphicFramePr/>
                <a:graphic xmlns:a="http://schemas.openxmlformats.org/drawingml/2006/main">
                  <a:graphicData uri="http://schemas.microsoft.com/office/word/2010/wordprocessingShape">
                    <wps:wsp>
                      <wps:cNvSpPr txBox="1"/>
                      <wps:spPr>
                        <a:xfrm>
                          <a:off x="0" y="0"/>
                          <a:ext cx="5399989" cy="2930377"/>
                        </a:xfrm>
                        <a:prstGeom prst="rect">
                          <a:avLst/>
                        </a:prstGeom>
                        <a:ln>
                          <a:noFill/>
                          <a:prstDash/>
                        </a:ln>
                      </wps:spPr>
                      <wps:txbx>
                        <w:txbxContent>
                          <w:p w14:paraId="3EEEF826" w14:textId="77777777" w:rsidR="001D06A7" w:rsidRDefault="001D06A7">
                            <w:pPr>
                              <w:pStyle w:val="Figure"/>
                            </w:pPr>
                            <w:r>
                              <w:rPr>
                                <w:noProof/>
                              </w:rPr>
                              <w:drawing>
                                <wp:inline distT="0" distB="0" distL="0" distR="0" wp14:anchorId="7B493B90" wp14:editId="437F0E3B">
                                  <wp:extent cx="5399989" cy="2930377"/>
                                  <wp:effectExtent l="0" t="0" r="0" b="3323"/>
                                  <wp:docPr id="2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399989" cy="2930377"/>
                                          </a:xfrm>
                                          <a:prstGeom prst="rect">
                                            <a:avLst/>
                                          </a:prstGeom>
                                          <a:ln>
                                            <a:noFill/>
                                            <a:prstDash/>
                                          </a:ln>
                                        </pic:spPr>
                                      </pic:pic>
                                    </a:graphicData>
                                  </a:graphic>
                                </wp:inline>
                              </w:drawing>
                            </w:r>
                            <w:proofErr w:type="spellStart"/>
                            <w:r>
                              <w:t>Figure</w:t>
                            </w:r>
                            <w:proofErr w:type="spellEnd"/>
                            <w:r>
                              <w:t xml:space="preserve"> 3: </w:t>
                            </w:r>
                            <w:proofErr w:type="spellStart"/>
                            <w:r>
                              <w:t>Graph</w:t>
                            </w:r>
                            <w:proofErr w:type="spellEnd"/>
                            <w:r>
                              <w:t xml:space="preserve"> of </w:t>
                            </w:r>
                            <w:proofErr w:type="spellStart"/>
                            <w:r>
                              <w:t>the</w:t>
                            </w:r>
                            <w:proofErr w:type="spellEnd"/>
                            <w:r>
                              <w:t xml:space="preserve"> </w:t>
                            </w:r>
                            <w:proofErr w:type="spellStart"/>
                            <w:r>
                              <w:t>pipeline</w:t>
                            </w:r>
                            <w:proofErr w:type="spellEnd"/>
                            <w:r>
                              <w:t xml:space="preserve"> </w:t>
                            </w:r>
                            <w:proofErr w:type="spellStart"/>
                            <w:r>
                              <w:t>implemented</w:t>
                            </w:r>
                            <w:proofErr w:type="spellEnd"/>
                            <w:r>
                              <w:t xml:space="preserve"> in </w:t>
                            </w:r>
                            <w:proofErr w:type="spellStart"/>
                            <w:r>
                              <w:t>this</w:t>
                            </w:r>
                            <w:proofErr w:type="spellEnd"/>
                            <w:r>
                              <w:t xml:space="preserve"> </w:t>
                            </w:r>
                            <w:proofErr w:type="spellStart"/>
                            <w:r>
                              <w:t>work</w:t>
                            </w:r>
                            <w:proofErr w:type="spellEnd"/>
                          </w:p>
                        </w:txbxContent>
                      </wps:txbx>
                      <wps:bodyPr wrap="none" lIns="0" tIns="0" rIns="0" bIns="0" compatLnSpc="0">
                        <a:spAutoFit/>
                      </wps:bodyPr>
                    </wps:wsp>
                  </a:graphicData>
                </a:graphic>
              </wp:anchor>
            </w:drawing>
          </mc:Choice>
          <mc:Fallback>
            <w:pict>
              <v:shape w14:anchorId="37BF9297" id="Frame12" o:spid="_x0000_s1029" type="#_x0000_t202" style="position:absolute;left:0;text-align:left;margin-left:0;margin-top:0;width:425.2pt;height:230.75pt;z-index:6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" filled="f" stroked="f">
                <v:textbox style="mso-fit-shape-to-text:t" inset="0,0,0,0">
                  <w:txbxContent>
                    <w:p w14:paraId="3EEEF826" w14:textId="77777777" w:rsidR="001D06A7" w:rsidRDefault="001D06A7">
                      <w:pPr>
                        <w:pStyle w:val="Figure"/>
                      </w:pPr>
                      <w:r>
                        <w:rPr>
                          <w:noProof/>
                        </w:rPr>
                        <w:drawing>
                          <wp:inline distT="0" distB="0" distL="0" distR="0" wp14:anchorId="7B493B90" wp14:editId="437F0E3B">
                            <wp:extent cx="5399989" cy="2930377"/>
                            <wp:effectExtent l="0" t="0" r="0" b="3323"/>
                            <wp:docPr id="2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5399989" cy="2930377"/>
                                    </a:xfrm>
                                    <a:prstGeom prst="rect">
                                      <a:avLst/>
                                    </a:prstGeom>
                                    <a:ln>
                                      <a:noFill/>
                                      <a:prstDash/>
                                    </a:ln>
                                  </pic:spPr>
                                </pic:pic>
                              </a:graphicData>
                            </a:graphic>
                          </wp:inline>
                        </w:drawing>
                      </w:r>
                      <w:proofErr w:type="spellStart"/>
                      <w:r>
                        <w:t>Figure</w:t>
                      </w:r>
                      <w:proofErr w:type="spellEnd"/>
                      <w:r>
                        <w:t xml:space="preserve"> 3: </w:t>
                      </w:r>
                      <w:proofErr w:type="spellStart"/>
                      <w:r>
                        <w:t>Graph</w:t>
                      </w:r>
                      <w:proofErr w:type="spellEnd"/>
                      <w:r>
                        <w:t xml:space="preserve"> of </w:t>
                      </w:r>
                      <w:proofErr w:type="spellStart"/>
                      <w:r>
                        <w:t>the</w:t>
                      </w:r>
                      <w:proofErr w:type="spellEnd"/>
                      <w:r>
                        <w:t xml:space="preserve"> </w:t>
                      </w:r>
                      <w:proofErr w:type="spellStart"/>
                      <w:r>
                        <w:t>pipeline</w:t>
                      </w:r>
                      <w:proofErr w:type="spellEnd"/>
                      <w:r>
                        <w:t xml:space="preserve"> </w:t>
                      </w:r>
                      <w:proofErr w:type="spellStart"/>
                      <w:r>
                        <w:t>implemented</w:t>
                      </w:r>
                      <w:proofErr w:type="spellEnd"/>
                      <w:r>
                        <w:t xml:space="preserve"> in </w:t>
                      </w:r>
                      <w:proofErr w:type="spellStart"/>
                      <w:r>
                        <w:t>this</w:t>
                      </w:r>
                      <w:proofErr w:type="spellEnd"/>
                      <w:r>
                        <w:t xml:space="preserve"> </w:t>
                      </w:r>
                      <w:proofErr w:type="spellStart"/>
                      <w:r>
                        <w:t>work</w:t>
                      </w:r>
                      <w:proofErr w:type="spellEnd"/>
                    </w:p>
                  </w:txbxContent>
                </v:textbox>
                <w10:wrap type="square"/>
              </v:shape>
            </w:pict>
          </mc:Fallback>
        </mc:AlternateContent>
      </w:r>
    </w:p>
    <w:p w14:paraId="56ECE04E" w14:textId="77777777" w:rsidR="007C003E" w:rsidRDefault="00412283">
      <w:pPr>
        <w:pStyle w:val="Textbody"/>
        <w:rPr>
          <w:lang w:val="en-US"/>
        </w:rPr>
      </w:pPr>
      <w:r>
        <w:rPr>
          <w:lang w:val="en-US"/>
        </w:rPr>
        <w:t>Given the complexity of the pipeline, we followed a small multiples approach, described below, that in combination with the parameter approach in the previous section, will minimize the cost of modifying and maintaining the pipeline.</w:t>
      </w:r>
    </w:p>
    <w:p w14:paraId="5866029A" w14:textId="77777777" w:rsidR="007C003E" w:rsidRDefault="00412283">
      <w:pPr>
        <w:pStyle w:val="Textbody"/>
        <w:rPr>
          <w:lang w:val="en-US"/>
        </w:rPr>
      </w:pPr>
      <w:r>
        <w:rPr>
          <w:lang w:val="en-US"/>
        </w:rPr>
        <w:t xml:space="preserve">All the targets in the pipeline, with only few exceptions, are declared following the same pattern following a small multiples approach, see an example of </w:t>
      </w:r>
      <w:proofErr w:type="gramStart"/>
      <w:r>
        <w:rPr>
          <w:lang w:val="en-US"/>
        </w:rPr>
        <w:t>a  target</w:t>
      </w:r>
      <w:proofErr w:type="gramEnd"/>
      <w:r>
        <w:rPr>
          <w:lang w:val="en-US"/>
        </w:rPr>
        <w:t xml:space="preserve"> declaration in Code 3.</w:t>
      </w:r>
    </w:p>
    <w:p w14:paraId="5C7EA7DC" w14:textId="77777777" w:rsidR="007C003E" w:rsidRDefault="00412283">
      <w:pPr>
        <w:pStyle w:val="Code"/>
        <w:keepNext/>
        <w:rPr>
          <w:lang w:val="en-US"/>
        </w:rPr>
      </w:pPr>
      <w:r>
        <w:rPr>
          <w:lang w:val="en-US"/>
        </w:rPr>
        <w:t>Code 3: Example of a target declaration using small multiples</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3700A8CB" w14:textId="77777777">
        <w:tc>
          <w:tcPr>
            <w:tcW w:w="8504" w:type="dxa"/>
          </w:tcPr>
          <w:p w14:paraId="01FA7B91" w14:textId="77777777" w:rsidR="007C003E" w:rsidRDefault="00412283">
            <w:pPr>
              <w:pStyle w:val="Standard"/>
              <w:shd w:val="clear" w:color="auto" w:fill="F8F8F8"/>
              <w:rPr>
                <w:rFonts w:ascii="Terminus, DinaRemasterII, 'JetB" w:hAnsi="Terminus, DinaRemasterII, 'JetB"/>
                <w:sz w:val="14"/>
              </w:rPr>
            </w:pPr>
            <w:r>
              <w:rPr>
                <w:rStyle w:val="ch2defaultNameFunction"/>
                <w:color w:val="auto"/>
                <w:sz w:val="20"/>
                <w:szCs w:val="20"/>
                <w:lang w:val="en-US"/>
              </w:rPr>
              <w:t xml:space="preserve"> </w:t>
            </w:r>
            <w:proofErr w:type="gramStart"/>
            <w:r>
              <w:rPr>
                <w:rStyle w:val="ch2defaultNameFunction"/>
                <w:color w:val="auto"/>
                <w:sz w:val="20"/>
                <w:szCs w:val="20"/>
                <w:lang w:val="en-US"/>
              </w:rPr>
              <w:t xml:space="preserve">1  </w:t>
            </w:r>
            <w:proofErr w:type="spellStart"/>
            <w:r>
              <w:rPr>
                <w:rStyle w:val="ch2defaultNameFunction"/>
                <w:sz w:val="20"/>
                <w:szCs w:val="20"/>
                <w:lang w:val="en-US"/>
              </w:rPr>
              <w:t>tar</w:t>
            </w:r>
            <w:proofErr w:type="gramEnd"/>
            <w:r>
              <w:rPr>
                <w:rStyle w:val="ch2defaultNameFunction"/>
                <w:sz w:val="20"/>
                <w:szCs w:val="20"/>
                <w:lang w:val="en-US"/>
              </w:rPr>
              <w:t>_target</w:t>
            </w:r>
            <w:proofErr w:type="spellEnd"/>
            <w:r>
              <w:rPr>
                <w:rStyle w:val="ch2defaultPunctuation"/>
                <w:sz w:val="20"/>
                <w:szCs w:val="20"/>
                <w:lang w:val="en-US"/>
              </w:rPr>
              <w:t>(</w:t>
            </w:r>
          </w:p>
          <w:p w14:paraId="01631896"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2    </w:t>
            </w:r>
            <w:proofErr w:type="gramStart"/>
            <w:r>
              <w:rPr>
                <w:rStyle w:val="ch2defaultName"/>
                <w:sz w:val="20"/>
                <w:szCs w:val="20"/>
                <w:lang w:val="en-US"/>
              </w:rPr>
              <w:t>name</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qc_raw_boxplot_file</w:t>
            </w:r>
            <w:proofErr w:type="spellEnd"/>
            <w:r>
              <w:rPr>
                <w:rStyle w:val="ch2defaultPunctuation"/>
                <w:sz w:val="20"/>
                <w:szCs w:val="20"/>
                <w:lang w:val="en-US"/>
              </w:rPr>
              <w:t>,</w:t>
            </w:r>
          </w:p>
          <w:p w14:paraId="51B2DABB"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3    </w:t>
            </w:r>
            <w:r>
              <w:rPr>
                <w:rStyle w:val="ch2defaultName"/>
                <w:sz w:val="20"/>
                <w:szCs w:val="20"/>
                <w:lang w:val="en-US"/>
              </w:rPr>
              <w:t>command</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Function"/>
                <w:sz w:val="20"/>
                <w:szCs w:val="20"/>
                <w:lang w:val="en-US"/>
              </w:rPr>
              <w:t>do.call</w:t>
            </w:r>
            <w:proofErr w:type="spellEnd"/>
            <w:proofErr w:type="gramEnd"/>
            <w:r>
              <w:rPr>
                <w:rStyle w:val="ch2defaultPunctuation"/>
                <w:sz w:val="20"/>
                <w:szCs w:val="20"/>
                <w:lang w:val="en-US"/>
              </w:rPr>
              <w:t>(</w:t>
            </w:r>
          </w:p>
          <w:p w14:paraId="557E1729"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4      </w:t>
            </w:r>
            <w:r>
              <w:rPr>
                <w:rStyle w:val="ch2defaultName"/>
                <w:sz w:val="20"/>
                <w:szCs w:val="20"/>
                <w:lang w:val="en-US"/>
              </w:rPr>
              <w:t>what</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
                <w:sz w:val="20"/>
                <w:szCs w:val="20"/>
                <w:lang w:val="en-US"/>
              </w:rPr>
              <w:t>maUEB</w:t>
            </w:r>
            <w:proofErr w:type="spellEnd"/>
            <w:r>
              <w:rPr>
                <w:rStyle w:val="ch2defaultOperator"/>
                <w:sz w:val="20"/>
                <w:szCs w:val="20"/>
                <w:lang w:val="en-US"/>
              </w:rPr>
              <w:t>::</w:t>
            </w:r>
            <w:proofErr w:type="spellStart"/>
            <w:proofErr w:type="gramEnd"/>
            <w:r>
              <w:rPr>
                <w:rStyle w:val="ch2defaultName"/>
                <w:sz w:val="20"/>
                <w:szCs w:val="20"/>
                <w:lang w:val="en-US"/>
              </w:rPr>
              <w:t>qc_boxplot</w:t>
            </w:r>
            <w:proofErr w:type="spellEnd"/>
            <w:r>
              <w:rPr>
                <w:rStyle w:val="ch2defaultPunctuation"/>
                <w:sz w:val="20"/>
                <w:szCs w:val="20"/>
                <w:lang w:val="en-US"/>
              </w:rPr>
              <w:t>,</w:t>
            </w:r>
          </w:p>
          <w:p w14:paraId="614B67D2"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5      </w:t>
            </w:r>
            <w:proofErr w:type="spellStart"/>
            <w:r>
              <w:rPr>
                <w:rStyle w:val="ch2defaultName"/>
                <w:sz w:val="20"/>
                <w:szCs w:val="20"/>
                <w:lang w:val="en-US"/>
              </w:rPr>
              <w:t>args</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
                <w:sz w:val="20"/>
                <w:szCs w:val="20"/>
                <w:lang w:val="en-US"/>
              </w:rPr>
              <w:t>purrr</w:t>
            </w:r>
            <w:proofErr w:type="spellEnd"/>
            <w:r>
              <w:rPr>
                <w:rStyle w:val="ch2defaultOperator"/>
                <w:sz w:val="20"/>
                <w:szCs w:val="20"/>
                <w:lang w:val="en-US"/>
              </w:rPr>
              <w:t>::</w:t>
            </w:r>
            <w:proofErr w:type="spellStart"/>
            <w:proofErr w:type="gramEnd"/>
            <w:r>
              <w:rPr>
                <w:rStyle w:val="ch2defaultNameFunction"/>
                <w:sz w:val="20"/>
                <w:szCs w:val="20"/>
                <w:lang w:val="en-US"/>
              </w:rPr>
              <w:t>list_modify</w:t>
            </w:r>
            <w:proofErr w:type="spellEnd"/>
            <w:r>
              <w:rPr>
                <w:rStyle w:val="ch2defaultPunctuation"/>
                <w:sz w:val="20"/>
                <w:szCs w:val="20"/>
                <w:lang w:val="en-US"/>
              </w:rPr>
              <w:t>(</w:t>
            </w:r>
          </w:p>
          <w:p w14:paraId="24DABAA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6        </w:t>
            </w:r>
            <w:r>
              <w:rPr>
                <w:rStyle w:val="ch2defaultOperator"/>
                <w:sz w:val="20"/>
                <w:szCs w:val="20"/>
                <w:lang w:val="en-US"/>
              </w:rPr>
              <w:t>!!</w:t>
            </w:r>
            <w:proofErr w:type="spellStart"/>
            <w:r>
              <w:rPr>
                <w:rStyle w:val="ch2defaultName"/>
                <w:sz w:val="20"/>
                <w:szCs w:val="20"/>
                <w:lang w:val="en-US"/>
              </w:rPr>
              <w:t>qcl_par</w:t>
            </w:r>
            <w:r>
              <w:rPr>
                <w:rStyle w:val="ch2defaultOperator"/>
                <w:sz w:val="20"/>
                <w:szCs w:val="20"/>
                <w:lang w:val="en-US"/>
              </w:rPr>
              <w:t>$</w:t>
            </w:r>
            <w:r>
              <w:rPr>
                <w:rStyle w:val="ch2defaultName"/>
                <w:sz w:val="20"/>
                <w:szCs w:val="20"/>
                <w:lang w:val="en-US"/>
              </w:rPr>
              <w:t>raw</w:t>
            </w:r>
            <w:r>
              <w:rPr>
                <w:rStyle w:val="ch2defaultOperator"/>
                <w:sz w:val="20"/>
                <w:szCs w:val="20"/>
                <w:lang w:val="en-US"/>
              </w:rPr>
              <w:t>$</w:t>
            </w:r>
            <w:r>
              <w:rPr>
                <w:rStyle w:val="ch2defaultName"/>
                <w:sz w:val="20"/>
                <w:szCs w:val="20"/>
                <w:lang w:val="en-US"/>
              </w:rPr>
              <w:t>boxplot</w:t>
            </w:r>
            <w:proofErr w:type="spellEnd"/>
            <w:r>
              <w:rPr>
                <w:rStyle w:val="ch2defaultPunctuation"/>
                <w:sz w:val="20"/>
                <w:szCs w:val="20"/>
                <w:lang w:val="en-US"/>
              </w:rPr>
              <w:t>,</w:t>
            </w:r>
          </w:p>
          <w:p w14:paraId="763790ED"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7        </w:t>
            </w:r>
            <w:r>
              <w:rPr>
                <w:rStyle w:val="ch2defaultName"/>
                <w:sz w:val="20"/>
                <w:szCs w:val="20"/>
                <w:lang w:val="en-US"/>
              </w:rPr>
              <w:t>data</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eset_raw</w:t>
            </w:r>
            <w:proofErr w:type="spellEnd"/>
          </w:p>
          <w:p w14:paraId="4CBFC264"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Punctuation"/>
                <w:sz w:val="20"/>
                <w:szCs w:val="20"/>
                <w:lang w:val="en-US"/>
              </w:rPr>
              <w:t xml:space="preserve"> 8     </w:t>
            </w:r>
            <w:proofErr w:type="gramStart"/>
            <w:r>
              <w:rPr>
                <w:rStyle w:val="ch2defaultPunctuation"/>
                <w:sz w:val="20"/>
                <w:szCs w:val="20"/>
                <w:lang w:val="en-US"/>
              </w:rPr>
              <w:t xml:space="preserve">  )</w:t>
            </w:r>
            <w:proofErr w:type="gramEnd"/>
          </w:p>
          <w:p w14:paraId="73915E8D"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Punctuation"/>
                <w:sz w:val="20"/>
                <w:szCs w:val="20"/>
                <w:lang w:val="en-US"/>
              </w:rPr>
              <w:t xml:space="preserve"> 9   </w:t>
            </w:r>
            <w:proofErr w:type="gramStart"/>
            <w:r>
              <w:rPr>
                <w:rStyle w:val="ch2defaultPunctuation"/>
                <w:sz w:val="20"/>
                <w:szCs w:val="20"/>
                <w:lang w:val="en-US"/>
              </w:rPr>
              <w:t xml:space="preserve">  )</w:t>
            </w:r>
            <w:proofErr w:type="gramEnd"/>
          </w:p>
          <w:p w14:paraId="2AE53A77"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Punctuation"/>
                <w:sz w:val="20"/>
                <w:szCs w:val="20"/>
                <w:lang w:val="en-US"/>
              </w:rPr>
              <w:t>10  )</w:t>
            </w:r>
            <w:proofErr w:type="gramEnd"/>
          </w:p>
        </w:tc>
      </w:tr>
    </w:tbl>
    <w:p w14:paraId="2F584B1D" w14:textId="77777777" w:rsidR="007C003E" w:rsidRDefault="007C003E">
      <w:pPr>
        <w:pStyle w:val="Textbody"/>
        <w:rPr>
          <w:rFonts w:ascii="Terminus, DinaRemasterII, 'JetB" w:hAnsi="Terminus, DinaRemasterII, 'JetB"/>
          <w:sz w:val="14"/>
        </w:rPr>
      </w:pPr>
    </w:p>
    <w:p w14:paraId="6946696E" w14:textId="77777777" w:rsidR="007C003E" w:rsidRDefault="00412283">
      <w:pPr>
        <w:pStyle w:val="Textbody"/>
        <w:rPr>
          <w:lang w:val="en-US"/>
        </w:rPr>
      </w:pPr>
      <w:r>
        <w:rPr>
          <w:lang w:val="en-US"/>
        </w:rPr>
        <w:t xml:space="preserve">Instead of including all the parameters in each of the target declarations we use the </w:t>
      </w:r>
      <w:proofErr w:type="spellStart"/>
      <w:proofErr w:type="gramStart"/>
      <w:r>
        <w:rPr>
          <w:i/>
          <w:iCs/>
          <w:lang w:val="en-US"/>
        </w:rPr>
        <w:t>do.call</w:t>
      </w:r>
      <w:proofErr w:type="spellEnd"/>
      <w:proofErr w:type="gramEnd"/>
      <w:r>
        <w:rPr>
          <w:lang w:val="en-US"/>
        </w:rPr>
        <w:t xml:space="preserve"> function from R that allows calling a function with a set of parameters contained in a list. Those lists of parameters are declared at the top of the file. In this case, it is the list from quality control that corresponds to the list of parameters for the raw boxplot. The only parameters that are appended during the target declaration are those that </w:t>
      </w:r>
      <w:proofErr w:type="gramStart"/>
      <w:r>
        <w:rPr>
          <w:lang w:val="en-US"/>
        </w:rPr>
        <w:t>make reference</w:t>
      </w:r>
      <w:proofErr w:type="gramEnd"/>
      <w:r>
        <w:rPr>
          <w:lang w:val="en-US"/>
        </w:rPr>
        <w:t xml:space="preserve"> to previous targets in the pipeline and, </w:t>
      </w:r>
      <w:commentRangeStart w:id="67"/>
      <w:r>
        <w:rPr>
          <w:lang w:val="en-US"/>
        </w:rPr>
        <w:t xml:space="preserve">obviously, </w:t>
      </w:r>
      <w:commentRangeEnd w:id="67"/>
      <w:r w:rsidR="0002785F">
        <w:rPr>
          <w:rStyle w:val="Refdecomentario"/>
          <w:rFonts w:ascii="Liberation Serif" w:eastAsia="Noto Serif CJK SC" w:hAnsi="Liberation Serif" w:cs="Mangal"/>
          <w:lang w:val="en-GB" w:bidi="hi-IN"/>
        </w:rPr>
        <w:commentReference w:id="67"/>
      </w:r>
      <w:r>
        <w:rPr>
          <w:lang w:val="en-US"/>
        </w:rPr>
        <w:t>could not be declared in the parameter section.</w:t>
      </w:r>
    </w:p>
    <w:p w14:paraId="4D478F41" w14:textId="77777777" w:rsidR="007C003E" w:rsidRDefault="00412283">
      <w:pPr>
        <w:pStyle w:val="Textbody"/>
        <w:rPr>
          <w:lang w:val="en-US"/>
        </w:rPr>
      </w:pPr>
      <w:proofErr w:type="gramStart"/>
      <w:r>
        <w:rPr>
          <w:lang w:val="en-US"/>
        </w:rPr>
        <w:lastRenderedPageBreak/>
        <w:t>This small multiples</w:t>
      </w:r>
      <w:proofErr w:type="gramEnd"/>
      <w:r>
        <w:rPr>
          <w:lang w:val="en-US"/>
        </w:rPr>
        <w:t xml:space="preserve"> approach helps the user focusing on a single part of the script the parameter list, without having to navigate the whole target list changing the values of the parameters. Even more, if several targets use the same parameter list they can be reused very easily.</w:t>
      </w:r>
    </w:p>
    <w:p w14:paraId="4D4F98D7" w14:textId="77777777" w:rsidR="007C003E" w:rsidRDefault="00412283">
      <w:pPr>
        <w:pStyle w:val="Textbody"/>
      </w:pPr>
      <w:r>
        <w:rPr>
          <w:lang w:val="en-US"/>
        </w:rPr>
        <w:t xml:space="preserve">Note that in line 6 in Code 3, the reference to the parameter list is preceded by two exclamation marks, !!, also called the </w:t>
      </w:r>
      <w:r>
        <w:rPr>
          <w:i/>
          <w:iCs/>
          <w:lang w:val="en-US"/>
        </w:rPr>
        <w:t xml:space="preserve">bang </w:t>
      </w:r>
      <w:proofErr w:type="spellStart"/>
      <w:r>
        <w:rPr>
          <w:i/>
          <w:iCs/>
          <w:lang w:val="en-US"/>
        </w:rPr>
        <w:t>bang</w:t>
      </w:r>
      <w:proofErr w:type="spellEnd"/>
      <w:r>
        <w:rPr>
          <w:lang w:val="en-US"/>
        </w:rPr>
        <w:t xml:space="preserve"> operator. This operator is part of the helpers in tidy evaluation</w:t>
      </w:r>
      <w:r>
        <w:rPr>
          <w:rStyle w:val="Refdenotaalpie"/>
          <w:lang w:val="en-US"/>
        </w:rPr>
        <w:footnoteReference w:id="5"/>
      </w:r>
      <w:r>
        <w:rPr>
          <w:lang w:val="en-US"/>
        </w:rPr>
        <w:t xml:space="preserve"> defined in </w:t>
      </w:r>
      <w:proofErr w:type="spellStart"/>
      <w:r>
        <w:rPr>
          <w:lang w:val="en-US"/>
        </w:rPr>
        <w:t>Tidyverse</w:t>
      </w:r>
      <w:proofErr w:type="spellEnd"/>
      <w:r>
        <w:rPr>
          <w:lang w:val="en-US"/>
        </w:rPr>
        <w:t xml:space="preserve">. Very briefly, if that operator was not present, the whole declaration would depend on the whole </w:t>
      </w:r>
      <w:proofErr w:type="spellStart"/>
      <w:r>
        <w:rPr>
          <w:lang w:val="en-US"/>
        </w:rPr>
        <w:t>qcl_par</w:t>
      </w:r>
      <w:proofErr w:type="spellEnd"/>
      <w:r>
        <w:rPr>
          <w:lang w:val="en-US"/>
        </w:rPr>
        <w:t xml:space="preserve"> list, and not just on </w:t>
      </w:r>
      <w:proofErr w:type="spellStart"/>
      <w:r>
        <w:rPr>
          <w:rStyle w:val="ch2defaultName"/>
          <w:rFonts w:ascii="Terminus, DinaRemasterII, 'JetB" w:hAnsi="Terminus, DinaRemasterII, 'JetB"/>
          <w:sz w:val="20"/>
          <w:szCs w:val="20"/>
          <w:lang w:val="en-US"/>
        </w:rPr>
        <w:t>qcl_par</w:t>
      </w:r>
      <w:r>
        <w:rPr>
          <w:rStyle w:val="ch2defaultOperator"/>
          <w:rFonts w:ascii="Terminus, DinaRemasterII, 'JetB" w:hAnsi="Terminus, DinaRemasterII, 'JetB"/>
          <w:sz w:val="20"/>
          <w:szCs w:val="20"/>
          <w:lang w:val="en-US"/>
        </w:rPr>
        <w:t>$</w:t>
      </w:r>
      <w:r>
        <w:rPr>
          <w:rStyle w:val="ch2defaultName"/>
          <w:rFonts w:ascii="Terminus, DinaRemasterII, 'JetB" w:hAnsi="Terminus, DinaRemasterII, 'JetB"/>
          <w:sz w:val="20"/>
          <w:szCs w:val="20"/>
          <w:lang w:val="en-US"/>
        </w:rPr>
        <w:t>raw</w:t>
      </w:r>
      <w:r>
        <w:rPr>
          <w:rStyle w:val="ch2defaultOperator"/>
          <w:rFonts w:ascii="Terminus, DinaRemasterII, 'JetB" w:hAnsi="Terminus, DinaRemasterII, 'JetB"/>
          <w:sz w:val="20"/>
          <w:szCs w:val="20"/>
          <w:lang w:val="en-US"/>
        </w:rPr>
        <w:t>$</w:t>
      </w:r>
      <w:r>
        <w:rPr>
          <w:rStyle w:val="ch2defaultName"/>
          <w:rFonts w:ascii="Terminus, DinaRemasterII, 'JetB" w:hAnsi="Terminus, DinaRemasterII, 'JetB"/>
          <w:sz w:val="20"/>
          <w:szCs w:val="20"/>
          <w:lang w:val="en-US"/>
        </w:rPr>
        <w:t>boxplot</w:t>
      </w:r>
      <w:proofErr w:type="spellEnd"/>
      <w:r>
        <w:rPr>
          <w:rStyle w:val="ch2defaultName"/>
          <w:lang w:val="en-US"/>
        </w:rPr>
        <w:t xml:space="preserve">. That would imply that any change in </w:t>
      </w:r>
      <w:proofErr w:type="spellStart"/>
      <w:r>
        <w:rPr>
          <w:rStyle w:val="ch2defaultName"/>
          <w:rFonts w:ascii="Terminus, DinaRemasterII, 'JetB" w:hAnsi="Terminus, DinaRemasterII, 'JetB"/>
          <w:sz w:val="20"/>
          <w:szCs w:val="20"/>
          <w:lang w:val="en-US"/>
        </w:rPr>
        <w:t>qcl_par</w:t>
      </w:r>
      <w:proofErr w:type="spellEnd"/>
      <w:r>
        <w:rPr>
          <w:rStyle w:val="ch2defaultName"/>
          <w:lang w:val="en-US"/>
        </w:rPr>
        <w:t xml:space="preserve"> would invalidate the target, when in fact only a change in </w:t>
      </w:r>
      <w:proofErr w:type="spellStart"/>
      <w:r>
        <w:rPr>
          <w:rStyle w:val="ch2defaultName"/>
          <w:rFonts w:ascii="Terminus, DinaRemasterII, 'JetB" w:hAnsi="Terminus, DinaRemasterII, 'JetB"/>
          <w:sz w:val="20"/>
          <w:szCs w:val="20"/>
          <w:lang w:val="en-US"/>
        </w:rPr>
        <w:t>qcl_par</w:t>
      </w:r>
      <w:r>
        <w:rPr>
          <w:rStyle w:val="ch2defaultOperator"/>
          <w:rFonts w:ascii="Terminus, DinaRemasterII, 'JetB" w:hAnsi="Terminus, DinaRemasterII, 'JetB"/>
          <w:sz w:val="20"/>
          <w:szCs w:val="20"/>
          <w:lang w:val="en-US"/>
        </w:rPr>
        <w:t>$</w:t>
      </w:r>
      <w:r>
        <w:rPr>
          <w:rStyle w:val="ch2defaultName"/>
          <w:rFonts w:ascii="Terminus, DinaRemasterII, 'JetB" w:hAnsi="Terminus, DinaRemasterII, 'JetB"/>
          <w:sz w:val="20"/>
          <w:szCs w:val="20"/>
          <w:lang w:val="en-US"/>
        </w:rPr>
        <w:t>raw</w:t>
      </w:r>
      <w:r>
        <w:rPr>
          <w:rStyle w:val="ch2defaultOperator"/>
          <w:rFonts w:ascii="Terminus, DinaRemasterII, 'JetB" w:hAnsi="Terminus, DinaRemasterII, 'JetB"/>
          <w:sz w:val="20"/>
          <w:szCs w:val="20"/>
          <w:lang w:val="en-US"/>
        </w:rPr>
        <w:t>$</w:t>
      </w:r>
      <w:r>
        <w:rPr>
          <w:rStyle w:val="ch2defaultName"/>
          <w:rFonts w:ascii="Terminus, DinaRemasterII, 'JetB" w:hAnsi="Terminus, DinaRemasterII, 'JetB"/>
          <w:sz w:val="20"/>
          <w:szCs w:val="20"/>
          <w:lang w:val="en-US"/>
        </w:rPr>
        <w:t>boxplot</w:t>
      </w:r>
      <w:proofErr w:type="spellEnd"/>
      <w:r>
        <w:rPr>
          <w:rStyle w:val="ch2defaultName"/>
          <w:rFonts w:ascii="Terminus, DinaRemasterII, 'JetB" w:hAnsi="Terminus, DinaRemasterII, 'JetB"/>
          <w:sz w:val="20"/>
          <w:szCs w:val="20"/>
          <w:lang w:val="en-US"/>
        </w:rPr>
        <w:t xml:space="preserve"> </w:t>
      </w:r>
      <w:r>
        <w:rPr>
          <w:rStyle w:val="ch2defaultName"/>
          <w:lang w:val="en-US"/>
        </w:rPr>
        <w:t xml:space="preserve">should invalidate it. By using the </w:t>
      </w:r>
      <w:r>
        <w:rPr>
          <w:rStyle w:val="ch2defaultName"/>
          <w:i/>
          <w:iCs/>
          <w:lang w:val="en-US"/>
        </w:rPr>
        <w:t xml:space="preserve">bang </w:t>
      </w:r>
      <w:proofErr w:type="spellStart"/>
      <w:r>
        <w:rPr>
          <w:rStyle w:val="ch2defaultName"/>
          <w:i/>
          <w:iCs/>
          <w:lang w:val="en-US"/>
        </w:rPr>
        <w:t>bang</w:t>
      </w:r>
      <w:proofErr w:type="spellEnd"/>
      <w:r>
        <w:rPr>
          <w:rStyle w:val="ch2defaultName"/>
          <w:lang w:val="en-US"/>
        </w:rPr>
        <w:t xml:space="preserve"> </w:t>
      </w:r>
      <w:proofErr w:type="gramStart"/>
      <w:r>
        <w:rPr>
          <w:rStyle w:val="ch2defaultName"/>
          <w:lang w:val="en-US"/>
        </w:rPr>
        <w:t>operator</w:t>
      </w:r>
      <w:proofErr w:type="gramEnd"/>
      <w:r>
        <w:rPr>
          <w:rStyle w:val="ch2defaultName"/>
          <w:lang w:val="en-US"/>
        </w:rPr>
        <w:t xml:space="preserve"> we do an in place replacement of </w:t>
      </w:r>
      <w:proofErr w:type="spellStart"/>
      <w:r>
        <w:rPr>
          <w:rStyle w:val="ch2defaultName"/>
          <w:rFonts w:ascii="Terminus, DinaRemasterII, 'JetB" w:hAnsi="Terminus, DinaRemasterII, 'JetB"/>
          <w:sz w:val="20"/>
          <w:szCs w:val="20"/>
          <w:lang w:val="en-US"/>
        </w:rPr>
        <w:t>qcl_par</w:t>
      </w:r>
      <w:r>
        <w:rPr>
          <w:rStyle w:val="ch2defaultOperator"/>
          <w:rFonts w:ascii="Terminus, DinaRemasterII, 'JetB" w:hAnsi="Terminus, DinaRemasterII, 'JetB"/>
          <w:sz w:val="20"/>
          <w:szCs w:val="20"/>
          <w:lang w:val="en-US"/>
        </w:rPr>
        <w:t>$</w:t>
      </w:r>
      <w:r>
        <w:rPr>
          <w:rStyle w:val="ch2defaultName"/>
          <w:rFonts w:ascii="Terminus, DinaRemasterII, 'JetB" w:hAnsi="Terminus, DinaRemasterII, 'JetB"/>
          <w:sz w:val="20"/>
          <w:szCs w:val="20"/>
          <w:lang w:val="en-US"/>
        </w:rPr>
        <w:t>raw</w:t>
      </w:r>
      <w:r>
        <w:rPr>
          <w:rStyle w:val="ch2defaultOperator"/>
          <w:rFonts w:ascii="Terminus, DinaRemasterII, 'JetB" w:hAnsi="Terminus, DinaRemasterII, 'JetB"/>
          <w:sz w:val="20"/>
          <w:szCs w:val="20"/>
          <w:lang w:val="en-US"/>
        </w:rPr>
        <w:t>$</w:t>
      </w:r>
      <w:r>
        <w:rPr>
          <w:rStyle w:val="ch2defaultName"/>
          <w:rFonts w:ascii="Terminus, DinaRemasterII, 'JetB" w:hAnsi="Terminus, DinaRemasterII, 'JetB"/>
          <w:sz w:val="20"/>
          <w:szCs w:val="20"/>
          <w:lang w:val="en-US"/>
        </w:rPr>
        <w:t>boxplot</w:t>
      </w:r>
      <w:proofErr w:type="spellEnd"/>
      <w:r>
        <w:rPr>
          <w:rStyle w:val="ch2defaultName"/>
          <w:rFonts w:ascii="Terminus, DinaRemasterII, 'JetB" w:hAnsi="Terminus, DinaRemasterII, 'JetB"/>
          <w:sz w:val="20"/>
          <w:szCs w:val="20"/>
          <w:lang w:val="en-US"/>
        </w:rPr>
        <w:t xml:space="preserve"> </w:t>
      </w:r>
      <w:r>
        <w:rPr>
          <w:rStyle w:val="ch2defaultName"/>
          <w:lang w:val="en-US"/>
        </w:rPr>
        <w:t>by its value therefore, when executing, it would be equivalent to Code 4. There would be no dependency on the other elements of the list, just on that specific entry·</w:t>
      </w:r>
    </w:p>
    <w:p w14:paraId="01A73CFC" w14:textId="77777777" w:rsidR="007C003E" w:rsidRDefault="00412283">
      <w:pPr>
        <w:pStyle w:val="Code"/>
        <w:keepNext/>
        <w:rPr>
          <w:lang w:val="en-US"/>
        </w:rPr>
      </w:pPr>
      <w:r>
        <w:rPr>
          <w:lang w:val="en-US"/>
        </w:rPr>
        <w:t xml:space="preserve">Code 4: bang </w:t>
      </w:r>
      <w:proofErr w:type="spellStart"/>
      <w:r>
        <w:rPr>
          <w:lang w:val="en-US"/>
        </w:rPr>
        <w:t>bang</w:t>
      </w:r>
      <w:proofErr w:type="spellEnd"/>
      <w:r>
        <w:rPr>
          <w:lang w:val="en-US"/>
        </w:rPr>
        <w:t xml:space="preserve"> operator replacement</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4EBBF248" w14:textId="77777777">
        <w:tc>
          <w:tcPr>
            <w:tcW w:w="8504" w:type="dxa"/>
          </w:tcPr>
          <w:p w14:paraId="07DB50F7" w14:textId="77777777" w:rsidR="007C003E" w:rsidRDefault="00412283">
            <w:pPr>
              <w:pStyle w:val="Standard"/>
              <w:shd w:val="clear" w:color="auto" w:fill="F8F8F8"/>
              <w:rPr>
                <w:rFonts w:ascii="Terminus, DinaRemasterII, 'JetB" w:hAnsi="Terminus, DinaRemasterII, 'JetB"/>
                <w:sz w:val="14"/>
              </w:rPr>
            </w:pPr>
            <w:r>
              <w:rPr>
                <w:rStyle w:val="ch2defaultText"/>
                <w:sz w:val="20"/>
                <w:szCs w:val="20"/>
                <w:lang w:val="en-US"/>
              </w:rPr>
              <w:t xml:space="preserve"> 1    </w:t>
            </w:r>
            <w:proofErr w:type="spellStart"/>
            <w:r>
              <w:rPr>
                <w:rStyle w:val="ch2defaultNameFunction"/>
                <w:sz w:val="20"/>
                <w:szCs w:val="20"/>
                <w:lang w:val="en-US"/>
              </w:rPr>
              <w:t>tar_</w:t>
            </w:r>
            <w:proofErr w:type="gramStart"/>
            <w:r>
              <w:rPr>
                <w:rStyle w:val="ch2defaultNameFunction"/>
                <w:sz w:val="20"/>
                <w:szCs w:val="20"/>
                <w:lang w:val="en-US"/>
              </w:rPr>
              <w:t>target</w:t>
            </w:r>
            <w:proofErr w:type="spellEnd"/>
            <w:r>
              <w:rPr>
                <w:rStyle w:val="ch2defaultPunctuation"/>
                <w:sz w:val="20"/>
                <w:szCs w:val="20"/>
                <w:lang w:val="en-US"/>
              </w:rPr>
              <w:t>(</w:t>
            </w:r>
            <w:proofErr w:type="gramEnd"/>
          </w:p>
          <w:p w14:paraId="03BDB6CD"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2      </w:t>
            </w:r>
            <w:proofErr w:type="gramStart"/>
            <w:r>
              <w:rPr>
                <w:rStyle w:val="ch2defaultName"/>
                <w:sz w:val="20"/>
                <w:szCs w:val="20"/>
                <w:lang w:val="en-US"/>
              </w:rPr>
              <w:t>name</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qc_raw_boxplot_file</w:t>
            </w:r>
            <w:proofErr w:type="spellEnd"/>
            <w:r>
              <w:rPr>
                <w:rStyle w:val="ch2defaultPunctuation"/>
                <w:sz w:val="20"/>
                <w:szCs w:val="20"/>
                <w:lang w:val="en-US"/>
              </w:rPr>
              <w:t>,</w:t>
            </w:r>
          </w:p>
          <w:p w14:paraId="201A95C0"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3      </w:t>
            </w:r>
            <w:r>
              <w:rPr>
                <w:rStyle w:val="ch2defaultName"/>
                <w:sz w:val="20"/>
                <w:szCs w:val="20"/>
                <w:lang w:val="en-US"/>
              </w:rPr>
              <w:t>command</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Function"/>
                <w:sz w:val="20"/>
                <w:szCs w:val="20"/>
                <w:lang w:val="en-US"/>
              </w:rPr>
              <w:t>do.call</w:t>
            </w:r>
            <w:proofErr w:type="spellEnd"/>
            <w:proofErr w:type="gramEnd"/>
            <w:r>
              <w:rPr>
                <w:rStyle w:val="ch2defaultPunctuation"/>
                <w:sz w:val="20"/>
                <w:szCs w:val="20"/>
                <w:lang w:val="en-US"/>
              </w:rPr>
              <w:t>(</w:t>
            </w:r>
          </w:p>
          <w:p w14:paraId="36EFBC95"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4        </w:t>
            </w:r>
            <w:r>
              <w:rPr>
                <w:rStyle w:val="ch2defaultName"/>
                <w:sz w:val="20"/>
                <w:szCs w:val="20"/>
                <w:lang w:val="en-US"/>
              </w:rPr>
              <w:t>what</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
                <w:sz w:val="20"/>
                <w:szCs w:val="20"/>
                <w:lang w:val="en-US"/>
              </w:rPr>
              <w:t>maUEB</w:t>
            </w:r>
            <w:proofErr w:type="spellEnd"/>
            <w:r>
              <w:rPr>
                <w:rStyle w:val="ch2defaultOperator"/>
                <w:sz w:val="20"/>
                <w:szCs w:val="20"/>
                <w:lang w:val="en-US"/>
              </w:rPr>
              <w:t>::</w:t>
            </w:r>
            <w:proofErr w:type="spellStart"/>
            <w:proofErr w:type="gramEnd"/>
            <w:r>
              <w:rPr>
                <w:rStyle w:val="ch2defaultName"/>
                <w:sz w:val="20"/>
                <w:szCs w:val="20"/>
                <w:lang w:val="en-US"/>
              </w:rPr>
              <w:t>qc_boxplot</w:t>
            </w:r>
            <w:proofErr w:type="spellEnd"/>
            <w:r>
              <w:rPr>
                <w:rStyle w:val="ch2defaultPunctuation"/>
                <w:sz w:val="20"/>
                <w:szCs w:val="20"/>
                <w:lang w:val="en-US"/>
              </w:rPr>
              <w:t>,</w:t>
            </w:r>
          </w:p>
          <w:p w14:paraId="26226973"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5        </w:t>
            </w:r>
            <w:proofErr w:type="spellStart"/>
            <w:r>
              <w:rPr>
                <w:rStyle w:val="ch2defaultName"/>
                <w:sz w:val="20"/>
                <w:szCs w:val="20"/>
                <w:lang w:val="en-US"/>
              </w:rPr>
              <w:t>args</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
                <w:sz w:val="20"/>
                <w:szCs w:val="20"/>
                <w:lang w:val="en-US"/>
              </w:rPr>
              <w:t>purrr</w:t>
            </w:r>
            <w:proofErr w:type="spellEnd"/>
            <w:r>
              <w:rPr>
                <w:rStyle w:val="ch2defaultOperator"/>
                <w:sz w:val="20"/>
                <w:szCs w:val="20"/>
                <w:lang w:val="en-US"/>
              </w:rPr>
              <w:t>::</w:t>
            </w:r>
            <w:proofErr w:type="spellStart"/>
            <w:proofErr w:type="gramEnd"/>
            <w:r>
              <w:rPr>
                <w:rStyle w:val="ch2defaultNameFunction"/>
                <w:sz w:val="20"/>
                <w:szCs w:val="20"/>
                <w:lang w:val="en-US"/>
              </w:rPr>
              <w:t>list_modify</w:t>
            </w:r>
            <w:proofErr w:type="spellEnd"/>
            <w:r>
              <w:rPr>
                <w:rStyle w:val="ch2defaultPunctuation"/>
                <w:sz w:val="20"/>
                <w:szCs w:val="20"/>
                <w:lang w:val="en-US"/>
              </w:rPr>
              <w:t>(</w:t>
            </w:r>
          </w:p>
          <w:p w14:paraId="11341D53"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6          </w:t>
            </w:r>
            <w:proofErr w:type="gramStart"/>
            <w:r>
              <w:rPr>
                <w:rStyle w:val="ch2defaultNameFunction"/>
                <w:sz w:val="20"/>
                <w:szCs w:val="20"/>
                <w:lang w:val="en-US"/>
              </w:rPr>
              <w:t>list</w:t>
            </w:r>
            <w:r>
              <w:rPr>
                <w:rStyle w:val="ch2defaultPunctuation"/>
                <w:sz w:val="20"/>
                <w:szCs w:val="20"/>
                <w:lang w:val="en-US"/>
              </w:rPr>
              <w:t>(</w:t>
            </w:r>
            <w:proofErr w:type="gramEnd"/>
          </w:p>
          <w:p w14:paraId="1755A3A4"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7            </w:t>
            </w:r>
            <w:r>
              <w:rPr>
                <w:rStyle w:val="ch2defaultName"/>
                <w:sz w:val="20"/>
                <w:szCs w:val="20"/>
                <w:lang w:val="en-US"/>
              </w:rPr>
              <w:t>group</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"Group"</w:t>
            </w:r>
            <w:r>
              <w:rPr>
                <w:rStyle w:val="ch2defaultPunctuation"/>
                <w:sz w:val="20"/>
                <w:szCs w:val="20"/>
                <w:lang w:val="en-US"/>
              </w:rPr>
              <w:t>,</w:t>
            </w:r>
          </w:p>
          <w:p w14:paraId="4B737DAE"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8            </w:t>
            </w:r>
            <w:proofErr w:type="spellStart"/>
            <w:proofErr w:type="gramStart"/>
            <w:r>
              <w:rPr>
                <w:rStyle w:val="ch2defaultName"/>
                <w:sz w:val="20"/>
                <w:szCs w:val="20"/>
                <w:lang w:val="en-US"/>
              </w:rPr>
              <w:t>group.color</w:t>
            </w:r>
            <w:proofErr w:type="spellEnd"/>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"Colors"</w:t>
            </w:r>
            <w:r>
              <w:rPr>
                <w:rStyle w:val="ch2defaultPunctuation"/>
                <w:sz w:val="20"/>
                <w:szCs w:val="20"/>
                <w:lang w:val="en-US"/>
              </w:rPr>
              <w:t>,</w:t>
            </w:r>
          </w:p>
          <w:p w14:paraId="28A9516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9            </w:t>
            </w:r>
            <w:proofErr w:type="spellStart"/>
            <w:r>
              <w:rPr>
                <w:rStyle w:val="ch2defaultName"/>
                <w:sz w:val="20"/>
                <w:szCs w:val="20"/>
                <w:lang w:val="en-US"/>
              </w:rPr>
              <w:t>samplenames</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ShortName</w:t>
            </w:r>
            <w:proofErr w:type="spellEnd"/>
            <w:r>
              <w:rPr>
                <w:rStyle w:val="ch2defaultLiteralString"/>
                <w:sz w:val="20"/>
                <w:szCs w:val="20"/>
                <w:lang w:val="en-US"/>
              </w:rPr>
              <w:t>"</w:t>
            </w:r>
            <w:r>
              <w:rPr>
                <w:rStyle w:val="ch2defaultPunctuation"/>
                <w:sz w:val="20"/>
                <w:szCs w:val="20"/>
                <w:lang w:val="en-US"/>
              </w:rPr>
              <w:t>,</w:t>
            </w:r>
          </w:p>
          <w:p w14:paraId="02A4CA6B"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10            </w:t>
            </w:r>
            <w:proofErr w:type="spellStart"/>
            <w:r>
              <w:rPr>
                <w:rStyle w:val="ch2defaultName"/>
                <w:sz w:val="20"/>
                <w:szCs w:val="20"/>
                <w:lang w:val="en-US"/>
              </w:rPr>
              <w:t>cex.lab</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Name"/>
                <w:sz w:val="20"/>
                <w:szCs w:val="20"/>
                <w:lang w:val="en-US"/>
              </w:rPr>
              <w:t>.</w:t>
            </w:r>
            <w:r>
              <w:rPr>
                <w:rStyle w:val="ch2defaultLiteralNumber"/>
                <w:sz w:val="20"/>
                <w:szCs w:val="20"/>
                <w:lang w:val="en-US"/>
              </w:rPr>
              <w:t>6</w:t>
            </w:r>
            <w:r>
              <w:rPr>
                <w:rStyle w:val="ch2defaultPunctuation"/>
                <w:sz w:val="20"/>
                <w:szCs w:val="20"/>
                <w:lang w:val="en-US"/>
              </w:rPr>
              <w:t>,</w:t>
            </w:r>
          </w:p>
          <w:p w14:paraId="06F610DD"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11            </w:t>
            </w:r>
            <w:proofErr w:type="spellStart"/>
            <w:r>
              <w:rPr>
                <w:rStyle w:val="ch2defaultName"/>
                <w:sz w:val="20"/>
                <w:szCs w:val="20"/>
                <w:lang w:val="en-US"/>
              </w:rPr>
              <w:t>outputDir</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Function"/>
                <w:sz w:val="20"/>
                <w:szCs w:val="20"/>
                <w:lang w:val="en-US"/>
              </w:rPr>
              <w:t>create_</w:t>
            </w:r>
            <w:proofErr w:type="gramStart"/>
            <w:r>
              <w:rPr>
                <w:rStyle w:val="ch2defaultNameFunction"/>
                <w:sz w:val="20"/>
                <w:szCs w:val="20"/>
                <w:lang w:val="en-US"/>
              </w:rPr>
              <w:t>dir</w:t>
            </w:r>
            <w:proofErr w:type="spellEnd"/>
            <w:r>
              <w:rPr>
                <w:rStyle w:val="ch2defaultPunctuation"/>
                <w:sz w:val="20"/>
                <w:szCs w:val="20"/>
                <w:lang w:val="en-US"/>
              </w:rPr>
              <w:t>(</w:t>
            </w:r>
            <w:proofErr w:type="spellStart"/>
            <w:proofErr w:type="gramEnd"/>
            <w:r>
              <w:rPr>
                <w:rStyle w:val="ch2defaultName"/>
                <w:sz w:val="20"/>
                <w:szCs w:val="20"/>
                <w:lang w:val="en-US"/>
              </w:rPr>
              <w:t>results_dir</w:t>
            </w:r>
            <w:proofErr w:type="spellEnd"/>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"raw"</w:t>
            </w:r>
            <w:r>
              <w:rPr>
                <w:rStyle w:val="ch2defaultPunctuation"/>
                <w:sz w:val="20"/>
                <w:szCs w:val="20"/>
                <w:lang w:val="en-US"/>
              </w:rPr>
              <w:t>,</w:t>
            </w:r>
            <w:r>
              <w:rPr>
                <w:rStyle w:val="ch2defaultText"/>
                <w:sz w:val="20"/>
                <w:szCs w:val="20"/>
                <w:lang w:val="en-US"/>
              </w:rPr>
              <w:t xml:space="preserve"> </w:t>
            </w:r>
            <w:r>
              <w:rPr>
                <w:rStyle w:val="ch2defaultLiteralString"/>
                <w:sz w:val="20"/>
                <w:szCs w:val="20"/>
                <w:lang w:val="en-US"/>
              </w:rPr>
              <w:t>"boxplot"</w:t>
            </w:r>
            <w:r>
              <w:rPr>
                <w:rStyle w:val="ch2defaultPunctuation"/>
                <w:sz w:val="20"/>
                <w:szCs w:val="20"/>
                <w:lang w:val="en-US"/>
              </w:rPr>
              <w:t>),</w:t>
            </w:r>
          </w:p>
          <w:p w14:paraId="28F1A549"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12            </w:t>
            </w:r>
            <w:proofErr w:type="gramStart"/>
            <w:r>
              <w:rPr>
                <w:rStyle w:val="ch2defaultName"/>
                <w:sz w:val="20"/>
                <w:szCs w:val="20"/>
                <w:lang w:val="en-US"/>
              </w:rPr>
              <w:t>label</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w:t>
            </w:r>
            <w:proofErr w:type="spellStart"/>
            <w:r>
              <w:rPr>
                <w:rStyle w:val="ch2defaultLiteralString"/>
                <w:sz w:val="20"/>
                <w:szCs w:val="20"/>
                <w:lang w:val="en-US"/>
              </w:rPr>
              <w:t>RawData</w:t>
            </w:r>
            <w:proofErr w:type="spellEnd"/>
            <w:r>
              <w:rPr>
                <w:rStyle w:val="ch2defaultLiteralString"/>
                <w:sz w:val="20"/>
                <w:szCs w:val="20"/>
                <w:lang w:val="en-US"/>
              </w:rPr>
              <w:t>"</w:t>
            </w:r>
          </w:p>
          <w:p w14:paraId="595EB86D"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13      </w:t>
            </w:r>
            <w:proofErr w:type="gramStart"/>
            <w:r>
              <w:rPr>
                <w:rStyle w:val="ch2defaultText"/>
                <w:sz w:val="20"/>
                <w:szCs w:val="20"/>
                <w:lang w:val="en-US"/>
              </w:rPr>
              <w:t xml:space="preserve">  </w:t>
            </w:r>
            <w:r>
              <w:rPr>
                <w:rStyle w:val="ch2defaultPunctuation"/>
                <w:sz w:val="20"/>
                <w:szCs w:val="20"/>
                <w:lang w:val="en-US"/>
              </w:rPr>
              <w:t>)</w:t>
            </w:r>
            <w:proofErr w:type="gramEnd"/>
            <w:r>
              <w:rPr>
                <w:rStyle w:val="ch2defaultPunctuation"/>
                <w:sz w:val="20"/>
                <w:szCs w:val="20"/>
                <w:lang w:val="en-US"/>
              </w:rPr>
              <w:t>,</w:t>
            </w:r>
          </w:p>
          <w:p w14:paraId="21D6132A"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14        </w:t>
            </w:r>
            <w:r>
              <w:rPr>
                <w:rStyle w:val="ch2defaultName"/>
                <w:sz w:val="20"/>
                <w:szCs w:val="20"/>
                <w:lang w:val="en-US"/>
              </w:rPr>
              <w:t>data</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eset_raw</w:t>
            </w:r>
            <w:proofErr w:type="spellEnd"/>
          </w:p>
          <w:p w14:paraId="2CAA0115"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15     </w:t>
            </w:r>
            <w:proofErr w:type="gramStart"/>
            <w:r>
              <w:rPr>
                <w:rStyle w:val="ch2defaultText"/>
                <w:sz w:val="20"/>
                <w:szCs w:val="20"/>
                <w:lang w:val="en-US"/>
              </w:rPr>
              <w:t xml:space="preserve">  </w:t>
            </w:r>
            <w:r>
              <w:rPr>
                <w:rStyle w:val="ch2defaultPunctuation"/>
                <w:sz w:val="20"/>
                <w:szCs w:val="20"/>
                <w:lang w:val="en-US"/>
              </w:rPr>
              <w:t>)</w:t>
            </w:r>
            <w:proofErr w:type="gramEnd"/>
          </w:p>
          <w:p w14:paraId="10F85FC5"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16   </w:t>
            </w:r>
            <w:proofErr w:type="gramStart"/>
            <w:r>
              <w:rPr>
                <w:rStyle w:val="ch2defaultText"/>
                <w:sz w:val="20"/>
                <w:szCs w:val="20"/>
                <w:lang w:val="en-US"/>
              </w:rPr>
              <w:t xml:space="preserve">  </w:t>
            </w:r>
            <w:r>
              <w:rPr>
                <w:rStyle w:val="ch2defaultPunctuation"/>
                <w:sz w:val="20"/>
                <w:szCs w:val="20"/>
                <w:lang w:val="en-US"/>
              </w:rPr>
              <w:t>)</w:t>
            </w:r>
            <w:proofErr w:type="gramEnd"/>
          </w:p>
          <w:p w14:paraId="237EB394"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17 </w:t>
            </w:r>
            <w:proofErr w:type="gramStart"/>
            <w:r>
              <w:rPr>
                <w:rStyle w:val="ch2defaultText"/>
                <w:sz w:val="20"/>
                <w:szCs w:val="20"/>
                <w:lang w:val="en-US"/>
              </w:rPr>
              <w:t xml:space="preserve">  </w:t>
            </w:r>
            <w:r>
              <w:rPr>
                <w:rStyle w:val="ch2defaultPunctuation"/>
                <w:sz w:val="20"/>
                <w:szCs w:val="20"/>
                <w:lang w:val="en-US"/>
              </w:rPr>
              <w:t>)</w:t>
            </w:r>
            <w:proofErr w:type="gramEnd"/>
          </w:p>
        </w:tc>
      </w:tr>
    </w:tbl>
    <w:p w14:paraId="1B4A92DE" w14:textId="77777777" w:rsidR="007C003E" w:rsidRDefault="007C003E">
      <w:pPr>
        <w:pStyle w:val="Textbody"/>
      </w:pPr>
    </w:p>
    <w:p w14:paraId="16F118E8" w14:textId="77777777" w:rsidR="007C003E" w:rsidRDefault="00412283">
      <w:pPr>
        <w:pStyle w:val="Textbody"/>
        <w:rPr>
          <w:lang w:val="en-US"/>
        </w:rPr>
      </w:pPr>
      <w:r>
        <w:rPr>
          <w:lang w:val="en-US"/>
        </w:rPr>
        <w:t>This allows the pipeline user to modify the parameter of other targets without invalidating other targets in the same list.</w:t>
      </w:r>
    </w:p>
    <w:p w14:paraId="3A552FFC" w14:textId="77777777" w:rsidR="007C003E" w:rsidRDefault="00412283">
      <w:pPr>
        <w:pStyle w:val="Ttulo3"/>
        <w:rPr>
          <w:lang w:val="en-US"/>
        </w:rPr>
      </w:pPr>
      <w:bookmarkStart w:id="68" w:name="__RefHeading___Toc3899_36713773"/>
      <w:r>
        <w:rPr>
          <w:lang w:val="en-US"/>
        </w:rPr>
        <w:t>Running specific targets</w:t>
      </w:r>
      <w:bookmarkEnd w:id="68"/>
    </w:p>
    <w:p w14:paraId="711E96C2" w14:textId="293C1944" w:rsidR="007C003E" w:rsidRDefault="00412283">
      <w:pPr>
        <w:pStyle w:val="Standard"/>
        <w:rPr>
          <w:i/>
          <w:iCs/>
          <w:lang w:val="en-US"/>
        </w:rPr>
      </w:pPr>
      <w:r>
        <w:rPr>
          <w:i/>
          <w:iCs/>
          <w:lang w:val="en-US"/>
        </w:rPr>
        <w:t>targets</w:t>
      </w:r>
      <w:r>
        <w:rPr>
          <w:lang w:val="en-US"/>
        </w:rPr>
        <w:t xml:space="preserve"> </w:t>
      </w:r>
      <w:proofErr w:type="gramStart"/>
      <w:r>
        <w:rPr>
          <w:lang w:val="en-US"/>
        </w:rPr>
        <w:t>is</w:t>
      </w:r>
      <w:proofErr w:type="gramEnd"/>
      <w:r>
        <w:rPr>
          <w:lang w:val="en-US"/>
        </w:rPr>
        <w:t xml:space="preserve"> prepared to calculate the minimal sets of targets needed for the required target. As seen Code 5</w:t>
      </w:r>
      <w:ins w:id="69" w:author="Ferrer Almirall, Mireia" w:date="2023-01-09T10:42:00Z">
        <w:r w:rsidR="00AC379A">
          <w:rPr>
            <w:lang w:val="en-US"/>
          </w:rPr>
          <w:t xml:space="preserve">, </w:t>
        </w:r>
      </w:ins>
      <w:del w:id="70" w:author="Ferrer Almirall, Mireia" w:date="2023-01-09T10:42:00Z">
        <w:r w:rsidDel="00AC379A">
          <w:rPr>
            <w:lang w:val="en-US"/>
          </w:rPr>
          <w:delText xml:space="preserve"> in  </w:delText>
        </w:r>
      </w:del>
      <w:r>
        <w:rPr>
          <w:lang w:val="en-US"/>
        </w:rPr>
        <w:t>it may be interesting to only calculate ‘</w:t>
      </w:r>
      <w:proofErr w:type="spellStart"/>
      <w:r>
        <w:rPr>
          <w:lang w:val="en-US"/>
        </w:rPr>
        <w:t>qc_raw_arrayQM</w:t>
      </w:r>
      <w:proofErr w:type="spellEnd"/>
      <w:r>
        <w:rPr>
          <w:lang w:val="en-US"/>
        </w:rPr>
        <w:t xml:space="preserve">’ in an initial stage to only check the </w:t>
      </w:r>
      <w:proofErr w:type="spellStart"/>
      <w:r>
        <w:rPr>
          <w:lang w:val="en-US"/>
        </w:rPr>
        <w:t>arrayQualityMetrics</w:t>
      </w:r>
      <w:proofErr w:type="spellEnd"/>
      <w:r>
        <w:rPr>
          <w:lang w:val="en-US"/>
        </w:rPr>
        <w:t xml:space="preserve"> reports for the raw data, before modifying other parameters and proceed to calculate the normalized or the filtered data.</w:t>
      </w:r>
    </w:p>
    <w:p w14:paraId="3D8A83DE" w14:textId="01A1FF7A" w:rsidR="007C003E" w:rsidRDefault="00412283">
      <w:pPr>
        <w:pStyle w:val="Code"/>
        <w:keepNext/>
        <w:rPr>
          <w:lang w:val="en-US"/>
        </w:rPr>
      </w:pPr>
      <w:r>
        <w:rPr>
          <w:lang w:val="en-US"/>
        </w:rPr>
        <w:lastRenderedPageBreak/>
        <w:t>Code 5: running a</w:t>
      </w:r>
      <w:del w:id="71" w:author="Ferrer Almirall, Mireia" w:date="2023-01-09T10:43:00Z">
        <w:r w:rsidDel="00AC379A">
          <w:rPr>
            <w:lang w:val="en-US"/>
          </w:rPr>
          <w:delText>n</w:delText>
        </w:r>
      </w:del>
      <w:r>
        <w:rPr>
          <w:lang w:val="en-US"/>
        </w:rPr>
        <w:t xml:space="preserve"> specific target</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2339E031" w14:textId="77777777">
        <w:tc>
          <w:tcPr>
            <w:tcW w:w="8504" w:type="dxa"/>
          </w:tcPr>
          <w:p w14:paraId="05F1AB00" w14:textId="77777777" w:rsidR="007C003E" w:rsidRDefault="00412283">
            <w:pPr>
              <w:pStyle w:val="TableContents"/>
              <w:shd w:val="clear" w:color="auto" w:fill="F8F8F8"/>
            </w:pPr>
            <w:proofErr w:type="gramStart"/>
            <w:r>
              <w:rPr>
                <w:rStyle w:val="ch2defaultName"/>
                <w:rFonts w:ascii="Terminus, DinaRemasterII, 'JetB" w:hAnsi="Terminus, DinaRemasterII, 'JetB"/>
                <w:sz w:val="20"/>
                <w:szCs w:val="20"/>
                <w:lang w:val="en-US"/>
              </w:rPr>
              <w:t>1  targets</w:t>
            </w:r>
            <w:r>
              <w:rPr>
                <w:rStyle w:val="ch2defaultOperator"/>
                <w:rFonts w:ascii="Terminus, DinaRemasterII, 'JetB" w:hAnsi="Terminus, DinaRemasterII, 'JetB"/>
                <w:sz w:val="20"/>
                <w:szCs w:val="20"/>
                <w:lang w:val="en-US"/>
              </w:rPr>
              <w:t>::</w:t>
            </w:r>
            <w:proofErr w:type="spellStart"/>
            <w:proofErr w:type="gramEnd"/>
            <w:r>
              <w:rPr>
                <w:rStyle w:val="ch2defaultNameFunction"/>
                <w:rFonts w:ascii="Terminus, DinaRemasterII, 'JetB" w:hAnsi="Terminus, DinaRemasterII, 'JetB"/>
                <w:sz w:val="20"/>
                <w:szCs w:val="20"/>
                <w:lang w:val="en-US"/>
              </w:rPr>
              <w:t>tar_make</w:t>
            </w:r>
            <w:proofErr w:type="spellEnd"/>
            <w:r>
              <w:rPr>
                <w:rStyle w:val="ch2defaultPunctuation"/>
                <w:rFonts w:ascii="Terminus, DinaRemasterII, 'JetB" w:hAnsi="Terminus, DinaRemasterII, 'JetB"/>
                <w:sz w:val="20"/>
                <w:szCs w:val="20"/>
                <w:lang w:val="en-US"/>
              </w:rPr>
              <w:t>(</w:t>
            </w:r>
            <w:proofErr w:type="spellStart"/>
            <w:r>
              <w:rPr>
                <w:rStyle w:val="ch2defaultName"/>
                <w:rFonts w:ascii="Terminus, DinaRemasterII, 'JetB" w:hAnsi="Terminus, DinaRemasterII, 'JetB"/>
                <w:sz w:val="20"/>
                <w:szCs w:val="20"/>
                <w:lang w:val="en-US"/>
              </w:rPr>
              <w:t>qc_raw_arrayQM</w:t>
            </w:r>
            <w:proofErr w:type="spellEnd"/>
            <w:r>
              <w:rPr>
                <w:rStyle w:val="ch2defaultPunctuation"/>
                <w:rFonts w:ascii="Terminus, DinaRemasterII, 'JetB" w:hAnsi="Terminus, DinaRemasterII, 'JetB"/>
                <w:sz w:val="20"/>
                <w:szCs w:val="20"/>
                <w:lang w:val="en-US"/>
              </w:rPr>
              <w:t>)</w:t>
            </w:r>
          </w:p>
        </w:tc>
      </w:tr>
    </w:tbl>
    <w:p w14:paraId="7E5A6C52" w14:textId="77777777" w:rsidR="007C003E" w:rsidRDefault="00412283">
      <w:pPr>
        <w:pStyle w:val="Ttulo3"/>
        <w:rPr>
          <w:lang w:val="en-US"/>
        </w:rPr>
      </w:pPr>
      <w:bookmarkStart w:id="72" w:name="__RefHeading___Toc3901_36713773"/>
      <w:r>
        <w:rPr>
          <w:lang w:val="en-US"/>
        </w:rPr>
        <w:t>Recovering targets</w:t>
      </w:r>
      <w:bookmarkEnd w:id="72"/>
    </w:p>
    <w:p w14:paraId="6DFA92A7" w14:textId="77777777" w:rsidR="007C003E" w:rsidRDefault="00412283">
      <w:pPr>
        <w:pStyle w:val="Standard"/>
        <w:rPr>
          <w:lang w:val="en-US"/>
        </w:rPr>
      </w:pPr>
      <w:r>
        <w:rPr>
          <w:lang w:val="en-US"/>
        </w:rPr>
        <w:t>Recovering targets back into the workspace can be done with a simple command as in Code 6.</w:t>
      </w:r>
    </w:p>
    <w:p w14:paraId="40D8FD17" w14:textId="77777777" w:rsidR="007C003E" w:rsidRDefault="00412283">
      <w:pPr>
        <w:pStyle w:val="Code"/>
        <w:keepNext/>
        <w:rPr>
          <w:lang w:val="en-US"/>
        </w:rPr>
      </w:pPr>
      <w:r>
        <w:rPr>
          <w:lang w:val="en-US"/>
        </w:rPr>
        <w:t>Code 6: loading targets in the workspace</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12F97C52" w14:textId="77777777">
        <w:tc>
          <w:tcPr>
            <w:tcW w:w="8504" w:type="dxa"/>
          </w:tcPr>
          <w:p w14:paraId="5F722EE6" w14:textId="77777777" w:rsidR="007C003E" w:rsidRDefault="00412283">
            <w:pPr>
              <w:pStyle w:val="TableContents"/>
              <w:shd w:val="clear" w:color="auto" w:fill="F8F8F8"/>
            </w:pPr>
            <w:proofErr w:type="gramStart"/>
            <w:r>
              <w:rPr>
                <w:rStyle w:val="ch2defaultName"/>
                <w:rFonts w:ascii="Terminus, DinaRemasterII, 'JetB" w:hAnsi="Terminus, DinaRemasterII, 'JetB"/>
                <w:sz w:val="20"/>
                <w:szCs w:val="20"/>
                <w:lang w:val="en-US"/>
              </w:rPr>
              <w:t>1  targets</w:t>
            </w:r>
            <w:r>
              <w:rPr>
                <w:rStyle w:val="ch2defaultOperator"/>
                <w:rFonts w:ascii="Terminus, DinaRemasterII, 'JetB" w:hAnsi="Terminus, DinaRemasterII, 'JetB"/>
                <w:sz w:val="20"/>
                <w:szCs w:val="20"/>
                <w:lang w:val="en-US"/>
              </w:rPr>
              <w:t>::</w:t>
            </w:r>
            <w:proofErr w:type="spellStart"/>
            <w:proofErr w:type="gramEnd"/>
            <w:r>
              <w:rPr>
                <w:rStyle w:val="ch2defaultNameFunction"/>
                <w:rFonts w:ascii="Terminus, DinaRemasterII, 'JetB" w:hAnsi="Terminus, DinaRemasterII, 'JetB"/>
                <w:sz w:val="20"/>
                <w:szCs w:val="20"/>
                <w:lang w:val="en-US"/>
              </w:rPr>
              <w:t>tar_load</w:t>
            </w:r>
            <w:proofErr w:type="spellEnd"/>
            <w:r>
              <w:rPr>
                <w:rStyle w:val="ch2defaultPunctuation"/>
                <w:rFonts w:ascii="Terminus, DinaRemasterII, 'JetB" w:hAnsi="Terminus, DinaRemasterII, 'JetB"/>
                <w:sz w:val="20"/>
                <w:szCs w:val="20"/>
                <w:lang w:val="en-US"/>
              </w:rPr>
              <w:t>(</w:t>
            </w:r>
            <w:proofErr w:type="spellStart"/>
            <w:r>
              <w:rPr>
                <w:rStyle w:val="ch2defaultName"/>
                <w:rFonts w:ascii="Terminus, DinaRemasterII, 'JetB" w:hAnsi="Terminus, DinaRemasterII, 'JetB"/>
                <w:sz w:val="20"/>
                <w:szCs w:val="20"/>
                <w:lang w:val="en-US"/>
              </w:rPr>
              <w:t>qc_raw_arrayQM</w:t>
            </w:r>
            <w:proofErr w:type="spellEnd"/>
            <w:r>
              <w:rPr>
                <w:rStyle w:val="ch2defaultPunctuation"/>
                <w:rFonts w:ascii="Terminus, DinaRemasterII, 'JetB" w:hAnsi="Terminus, DinaRemasterII, 'JetB"/>
                <w:sz w:val="20"/>
                <w:szCs w:val="20"/>
                <w:lang w:val="en-US"/>
              </w:rPr>
              <w:t>)</w:t>
            </w:r>
          </w:p>
          <w:p w14:paraId="3A7E1BB3" w14:textId="77777777" w:rsidR="007C003E" w:rsidRDefault="00412283">
            <w:pPr>
              <w:pStyle w:val="TableContents"/>
              <w:shd w:val="clear" w:color="auto" w:fill="F8F8F8"/>
            </w:pPr>
            <w:proofErr w:type="gramStart"/>
            <w:r>
              <w:rPr>
                <w:rStyle w:val="ch2defaultName"/>
                <w:rFonts w:ascii="Terminus, DinaRemasterII, 'JetB" w:hAnsi="Terminus, DinaRemasterII, 'JetB"/>
                <w:sz w:val="20"/>
                <w:szCs w:val="20"/>
                <w:lang w:val="en-US"/>
              </w:rPr>
              <w:t xml:space="preserve">2  </w:t>
            </w:r>
            <w:proofErr w:type="spellStart"/>
            <w:r>
              <w:rPr>
                <w:rStyle w:val="ch2defaultName"/>
                <w:rFonts w:ascii="Terminus, DinaRemasterII, 'JetB" w:hAnsi="Terminus, DinaRemasterII, 'JetB"/>
                <w:sz w:val="20"/>
                <w:szCs w:val="20"/>
                <w:lang w:val="en-US"/>
              </w:rPr>
              <w:t>arrQM</w:t>
            </w:r>
            <w:proofErr w:type="spellEnd"/>
            <w:proofErr w:type="gramEnd"/>
            <w:r>
              <w:rPr>
                <w:rStyle w:val="ch2defaultName"/>
                <w:rFonts w:ascii="Terminus, DinaRemasterII, 'JetB" w:hAnsi="Terminus, DinaRemasterII, 'JetB"/>
                <w:sz w:val="20"/>
                <w:szCs w:val="20"/>
                <w:lang w:val="en-US"/>
              </w:rPr>
              <w:t xml:space="preserve"> &lt;- targets</w:t>
            </w:r>
            <w:r>
              <w:rPr>
                <w:rStyle w:val="ch2defaultOperator"/>
                <w:rFonts w:ascii="Terminus, DinaRemasterII, 'JetB" w:hAnsi="Terminus, DinaRemasterII, 'JetB"/>
                <w:sz w:val="20"/>
                <w:szCs w:val="20"/>
                <w:lang w:val="en-US"/>
              </w:rPr>
              <w:t>::</w:t>
            </w:r>
            <w:proofErr w:type="spellStart"/>
            <w:r>
              <w:rPr>
                <w:rStyle w:val="ch2defaultNameFunction"/>
                <w:rFonts w:ascii="Terminus, DinaRemasterII, 'JetB" w:hAnsi="Terminus, DinaRemasterII, 'JetB"/>
                <w:sz w:val="20"/>
                <w:szCs w:val="20"/>
                <w:lang w:val="en-US"/>
              </w:rPr>
              <w:t>tar_read</w:t>
            </w:r>
            <w:proofErr w:type="spellEnd"/>
            <w:r>
              <w:rPr>
                <w:rStyle w:val="ch2defaultPunctuation"/>
                <w:rFonts w:ascii="Terminus, DinaRemasterII, 'JetB" w:hAnsi="Terminus, DinaRemasterII, 'JetB"/>
                <w:sz w:val="20"/>
                <w:szCs w:val="20"/>
                <w:lang w:val="en-US"/>
              </w:rPr>
              <w:t>(</w:t>
            </w:r>
            <w:proofErr w:type="spellStart"/>
            <w:r>
              <w:rPr>
                <w:rStyle w:val="ch2defaultName"/>
                <w:rFonts w:ascii="Terminus, DinaRemasterII, 'JetB" w:hAnsi="Terminus, DinaRemasterII, 'JetB"/>
                <w:sz w:val="20"/>
                <w:szCs w:val="20"/>
                <w:lang w:val="en-US"/>
              </w:rPr>
              <w:t>qc_raw_arrayQM</w:t>
            </w:r>
            <w:proofErr w:type="spellEnd"/>
            <w:r>
              <w:rPr>
                <w:rStyle w:val="ch2defaultPunctuation"/>
                <w:rFonts w:ascii="Terminus, DinaRemasterII, 'JetB" w:hAnsi="Terminus, DinaRemasterII, 'JetB"/>
                <w:sz w:val="20"/>
                <w:szCs w:val="20"/>
                <w:lang w:val="en-US"/>
              </w:rPr>
              <w:t>)</w:t>
            </w:r>
          </w:p>
        </w:tc>
      </w:tr>
    </w:tbl>
    <w:p w14:paraId="0823048C" w14:textId="77777777" w:rsidR="007C003E" w:rsidRDefault="007C003E">
      <w:pPr>
        <w:pStyle w:val="Standard"/>
        <w:rPr>
          <w:lang w:val="en-US"/>
        </w:rPr>
      </w:pPr>
    </w:p>
    <w:p w14:paraId="42722F86" w14:textId="77777777" w:rsidR="007C003E" w:rsidRDefault="00412283">
      <w:pPr>
        <w:pStyle w:val="Ttulo3"/>
        <w:rPr>
          <w:lang w:val="en-US"/>
        </w:rPr>
      </w:pPr>
      <w:bookmarkStart w:id="73" w:name="__RefHeading___Toc3903_36713773"/>
      <w:r>
        <w:rPr>
          <w:lang w:val="en-US"/>
        </w:rPr>
        <w:t>File outputs in target</w:t>
      </w:r>
      <w:bookmarkEnd w:id="73"/>
    </w:p>
    <w:p w14:paraId="3195F827" w14:textId="6BA976B0" w:rsidR="007C003E" w:rsidRDefault="00412283">
      <w:pPr>
        <w:pStyle w:val="Standard"/>
        <w:rPr>
          <w:lang w:val="en-US"/>
        </w:rPr>
      </w:pPr>
      <w:r>
        <w:rPr>
          <w:lang w:val="en-US"/>
        </w:rPr>
        <w:t xml:space="preserve">Some of the functions of the </w:t>
      </w:r>
      <w:proofErr w:type="spellStart"/>
      <w:r>
        <w:rPr>
          <w:lang w:val="en-US"/>
        </w:rPr>
        <w:t>maUEB</w:t>
      </w:r>
      <w:proofErr w:type="spellEnd"/>
      <w:r>
        <w:rPr>
          <w:lang w:val="en-US"/>
        </w:rPr>
        <w:t xml:space="preserve"> package, do not return an R object (plot, </w:t>
      </w:r>
      <w:proofErr w:type="spellStart"/>
      <w:r>
        <w:rPr>
          <w:lang w:val="en-US"/>
        </w:rPr>
        <w:t>dataframe</w:t>
      </w:r>
      <w:proofErr w:type="spellEnd"/>
      <w:r>
        <w:rPr>
          <w:lang w:val="en-US"/>
        </w:rPr>
        <w:t xml:space="preserve">, etc.), but it writes a series of files, usually PDFs. This is not ideal for the </w:t>
      </w:r>
      <w:r>
        <w:rPr>
          <w:i/>
          <w:iCs/>
          <w:lang w:val="en-US"/>
        </w:rPr>
        <w:t>targets</w:t>
      </w:r>
      <w:r>
        <w:rPr>
          <w:lang w:val="en-US"/>
        </w:rPr>
        <w:t xml:space="preserve"> package, particularly in combination with </w:t>
      </w:r>
      <w:proofErr w:type="gramStart"/>
      <w:r>
        <w:rPr>
          <w:lang w:val="en-US"/>
        </w:rPr>
        <w:t>an</w:t>
      </w:r>
      <w:proofErr w:type="gramEnd"/>
      <w:r>
        <w:rPr>
          <w:lang w:val="en-US"/>
        </w:rPr>
        <w:t xml:space="preserve"> </w:t>
      </w:r>
      <w:proofErr w:type="spellStart"/>
      <w:r>
        <w:rPr>
          <w:lang w:val="en-US"/>
        </w:rPr>
        <w:t>Rmarkdown</w:t>
      </w:r>
      <w:proofErr w:type="spellEnd"/>
      <w:r>
        <w:rPr>
          <w:lang w:val="en-US"/>
        </w:rPr>
        <w:t xml:space="preserve"> report. Albeit, </w:t>
      </w:r>
      <w:r>
        <w:rPr>
          <w:i/>
          <w:iCs/>
          <w:lang w:val="en-US"/>
        </w:rPr>
        <w:t>targets</w:t>
      </w:r>
      <w:r>
        <w:rPr>
          <w:lang w:val="en-US"/>
        </w:rPr>
        <w:t xml:space="preserve"> package covers targets in the form of files (see Code 7) by specifying the format parameter, it requires that the returned value of the command is the list of files created by the target. This is not the case in the </w:t>
      </w:r>
      <w:proofErr w:type="spellStart"/>
      <w:r>
        <w:rPr>
          <w:lang w:val="en-US"/>
        </w:rPr>
        <w:t>maUEB</w:t>
      </w:r>
      <w:proofErr w:type="spellEnd"/>
      <w:r>
        <w:rPr>
          <w:lang w:val="en-US"/>
        </w:rPr>
        <w:t xml:space="preserve"> functions, therefore </w:t>
      </w:r>
      <w:commentRangeStart w:id="74"/>
      <w:r>
        <w:rPr>
          <w:lang w:val="en-US"/>
        </w:rPr>
        <w:t>we created a helper function</w:t>
      </w:r>
      <w:commentRangeEnd w:id="74"/>
      <w:r w:rsidR="00AC379A">
        <w:rPr>
          <w:rStyle w:val="Refdecomentario"/>
          <w:rFonts w:ascii="Liberation Serif" w:eastAsia="Noto Serif CJK SC" w:hAnsi="Liberation Serif" w:cs="Mangal"/>
          <w:lang w:val="en-GB" w:bidi="hi-IN"/>
        </w:rPr>
        <w:commentReference w:id="74"/>
      </w:r>
      <w:r>
        <w:rPr>
          <w:lang w:val="en-US"/>
        </w:rPr>
        <w:t xml:space="preserve"> </w:t>
      </w:r>
      <w:proofErr w:type="spellStart"/>
      <w:r>
        <w:rPr>
          <w:i/>
          <w:iCs/>
          <w:lang w:val="en-US"/>
        </w:rPr>
        <w:t>as_list_of_files</w:t>
      </w:r>
      <w:proofErr w:type="spellEnd"/>
      <w:r>
        <w:rPr>
          <w:lang w:val="en-US"/>
        </w:rPr>
        <w:t>, that lists all the files in a given directory. This function</w:t>
      </w:r>
      <w:del w:id="75" w:author="Ferrer Almirall, Mireia" w:date="2023-01-09T10:44:00Z">
        <w:r w:rsidDel="00AC379A">
          <w:rPr>
            <w:lang w:val="en-US"/>
          </w:rPr>
          <w:delText>s</w:delText>
        </w:r>
      </w:del>
      <w:r>
        <w:rPr>
          <w:lang w:val="en-US"/>
        </w:rPr>
        <w:t xml:space="preserve"> decorates the </w:t>
      </w:r>
      <w:proofErr w:type="spellStart"/>
      <w:r>
        <w:rPr>
          <w:lang w:val="en-US"/>
        </w:rPr>
        <w:t>maUEB</w:t>
      </w:r>
      <w:proofErr w:type="spellEnd"/>
      <w:r>
        <w:rPr>
          <w:lang w:val="en-US"/>
        </w:rPr>
        <w:t xml:space="preserve"> functions by listing the files inside the output directory of the folder. In the example in Code 7 the decorated function returns a list of all the files inside the directory specified in the </w:t>
      </w:r>
      <w:proofErr w:type="spellStart"/>
      <w:r>
        <w:rPr>
          <w:i/>
          <w:iCs/>
          <w:lang w:val="en-US"/>
        </w:rPr>
        <w:t>outputDir</w:t>
      </w:r>
      <w:proofErr w:type="spellEnd"/>
      <w:r>
        <w:rPr>
          <w:lang w:val="en-US"/>
        </w:rPr>
        <w:t xml:space="preserve"> parameter passed to in the parameter list. Unfortunately, this strategy forces to place the outputs of each of the targets in separate directories.</w:t>
      </w:r>
    </w:p>
    <w:p w14:paraId="615DCD27" w14:textId="77777777" w:rsidR="007C003E" w:rsidRDefault="00412283">
      <w:pPr>
        <w:pStyle w:val="Code"/>
        <w:keepNext/>
        <w:rPr>
          <w:lang w:val="en-US"/>
        </w:rPr>
      </w:pPr>
      <w:r>
        <w:rPr>
          <w:lang w:val="en-US"/>
        </w:rPr>
        <w:t>Code 7: file outputs in targets</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10BD823D" w14:textId="77777777">
        <w:tc>
          <w:tcPr>
            <w:tcW w:w="8504" w:type="dxa"/>
          </w:tcPr>
          <w:p w14:paraId="66943AF7"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NameFunction"/>
                <w:color w:val="auto"/>
                <w:sz w:val="20"/>
                <w:szCs w:val="20"/>
                <w:lang w:val="en-US"/>
              </w:rPr>
              <w:t xml:space="preserve"> </w:t>
            </w:r>
            <w:proofErr w:type="gramStart"/>
            <w:r>
              <w:rPr>
                <w:rStyle w:val="ch2defaultNameFunction"/>
                <w:color w:val="auto"/>
                <w:sz w:val="20"/>
                <w:szCs w:val="20"/>
                <w:lang w:val="en-US"/>
              </w:rPr>
              <w:t xml:space="preserve">1  </w:t>
            </w:r>
            <w:proofErr w:type="spellStart"/>
            <w:r>
              <w:rPr>
                <w:rStyle w:val="ch2defaultNameFunction"/>
                <w:sz w:val="20"/>
                <w:szCs w:val="20"/>
                <w:lang w:val="en-US"/>
              </w:rPr>
              <w:t>tar</w:t>
            </w:r>
            <w:proofErr w:type="gramEnd"/>
            <w:r>
              <w:rPr>
                <w:rStyle w:val="ch2defaultNameFunction"/>
                <w:sz w:val="20"/>
                <w:szCs w:val="20"/>
                <w:lang w:val="en-US"/>
              </w:rPr>
              <w:t>_target</w:t>
            </w:r>
            <w:proofErr w:type="spellEnd"/>
            <w:r>
              <w:rPr>
                <w:rStyle w:val="ch2defaultPunctuation"/>
                <w:sz w:val="20"/>
                <w:szCs w:val="20"/>
                <w:lang w:val="en-US"/>
              </w:rPr>
              <w:t>(</w:t>
            </w:r>
          </w:p>
          <w:p w14:paraId="5FA701DA"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2    </w:t>
            </w:r>
            <w:proofErr w:type="gramStart"/>
            <w:r>
              <w:rPr>
                <w:rStyle w:val="ch2defaultName"/>
                <w:sz w:val="20"/>
                <w:szCs w:val="20"/>
                <w:lang w:val="en-US"/>
              </w:rPr>
              <w:t>name</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qc_raw_boxplot_file</w:t>
            </w:r>
            <w:proofErr w:type="spellEnd"/>
            <w:r>
              <w:rPr>
                <w:rStyle w:val="ch2defaultPunctuation"/>
                <w:sz w:val="20"/>
                <w:szCs w:val="20"/>
                <w:lang w:val="en-US"/>
              </w:rPr>
              <w:t>,</w:t>
            </w:r>
          </w:p>
          <w:p w14:paraId="24FEE62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3    </w:t>
            </w:r>
            <w:r>
              <w:rPr>
                <w:rStyle w:val="ch2defaultName"/>
                <w:sz w:val="20"/>
                <w:szCs w:val="20"/>
                <w:lang w:val="en-US"/>
              </w:rPr>
              <w:t>command</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Function"/>
                <w:sz w:val="20"/>
                <w:szCs w:val="20"/>
                <w:lang w:val="en-US"/>
              </w:rPr>
              <w:t>do.call</w:t>
            </w:r>
            <w:proofErr w:type="spellEnd"/>
            <w:proofErr w:type="gramEnd"/>
            <w:r>
              <w:rPr>
                <w:rStyle w:val="ch2defaultPunctuation"/>
                <w:sz w:val="20"/>
                <w:szCs w:val="20"/>
                <w:lang w:val="en-US"/>
              </w:rPr>
              <w:t>(</w:t>
            </w:r>
          </w:p>
          <w:p w14:paraId="61D05DD4"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4      </w:t>
            </w:r>
            <w:r>
              <w:rPr>
                <w:rStyle w:val="ch2defaultName"/>
                <w:sz w:val="20"/>
                <w:szCs w:val="20"/>
                <w:lang w:val="en-US"/>
              </w:rPr>
              <w:t>what</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
                <w:sz w:val="20"/>
                <w:szCs w:val="20"/>
                <w:lang w:val="en-US"/>
              </w:rPr>
              <w:t>maUEB</w:t>
            </w:r>
            <w:proofErr w:type="spellEnd"/>
            <w:r>
              <w:rPr>
                <w:rStyle w:val="ch2defaultOperator"/>
                <w:sz w:val="20"/>
                <w:szCs w:val="20"/>
                <w:lang w:val="en-US"/>
              </w:rPr>
              <w:t>::</w:t>
            </w:r>
            <w:proofErr w:type="spellStart"/>
            <w:proofErr w:type="gramEnd"/>
            <w:r>
              <w:rPr>
                <w:rStyle w:val="ch2defaultName"/>
                <w:sz w:val="20"/>
                <w:szCs w:val="20"/>
                <w:lang w:val="en-US"/>
              </w:rPr>
              <w:t>qc_boxplot</w:t>
            </w:r>
            <w:proofErr w:type="spellEnd"/>
            <w:r>
              <w:rPr>
                <w:rStyle w:val="ch2defaultText"/>
                <w:sz w:val="20"/>
                <w:szCs w:val="20"/>
                <w:lang w:val="en-US"/>
              </w:rPr>
              <w:t xml:space="preserve"> </w:t>
            </w:r>
            <w:r>
              <w:rPr>
                <w:rStyle w:val="ch2defaultOperator"/>
                <w:sz w:val="20"/>
                <w:szCs w:val="20"/>
                <w:lang w:val="en-US"/>
              </w:rPr>
              <w:t>%&gt;%</w:t>
            </w:r>
            <w:r>
              <w:rPr>
                <w:rStyle w:val="ch2defaultText"/>
                <w:sz w:val="20"/>
                <w:szCs w:val="20"/>
                <w:lang w:val="en-US"/>
              </w:rPr>
              <w:t xml:space="preserve"> </w:t>
            </w:r>
            <w:proofErr w:type="spellStart"/>
            <w:r>
              <w:rPr>
                <w:rStyle w:val="ch2defaultNameFunction"/>
                <w:sz w:val="20"/>
                <w:szCs w:val="20"/>
                <w:lang w:val="en-US"/>
              </w:rPr>
              <w:t>as_list_of_files</w:t>
            </w:r>
            <w:proofErr w:type="spellEnd"/>
            <w:r>
              <w:rPr>
                <w:rStyle w:val="ch2defaultPunctuation"/>
                <w:sz w:val="20"/>
                <w:szCs w:val="20"/>
                <w:lang w:val="en-US"/>
              </w:rPr>
              <w:t>(</w:t>
            </w:r>
            <w:r>
              <w:rPr>
                <w:rStyle w:val="ch2defaultLiteralString"/>
                <w:sz w:val="20"/>
                <w:szCs w:val="20"/>
                <w:lang w:val="en-US"/>
              </w:rPr>
              <w:t>"</w:t>
            </w:r>
            <w:proofErr w:type="spellStart"/>
            <w:r>
              <w:rPr>
                <w:rStyle w:val="ch2defaultLiteralString"/>
                <w:sz w:val="20"/>
                <w:szCs w:val="20"/>
                <w:lang w:val="en-US"/>
              </w:rPr>
              <w:t>outputDir</w:t>
            </w:r>
            <w:proofErr w:type="spellEnd"/>
            <w:r>
              <w:rPr>
                <w:rStyle w:val="ch2defaultLiteralString"/>
                <w:sz w:val="20"/>
                <w:szCs w:val="20"/>
                <w:lang w:val="en-US"/>
              </w:rPr>
              <w:t>"</w:t>
            </w:r>
            <w:r>
              <w:rPr>
                <w:rStyle w:val="ch2defaultPunctuation"/>
                <w:sz w:val="20"/>
                <w:szCs w:val="20"/>
                <w:lang w:val="en-US"/>
              </w:rPr>
              <w:t>),</w:t>
            </w:r>
          </w:p>
          <w:p w14:paraId="11AC6AEE"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5      </w:t>
            </w:r>
            <w:proofErr w:type="spellStart"/>
            <w:r>
              <w:rPr>
                <w:rStyle w:val="ch2defaultName"/>
                <w:sz w:val="20"/>
                <w:szCs w:val="20"/>
                <w:lang w:val="en-US"/>
              </w:rPr>
              <w:t>args</w:t>
            </w:r>
            <w:proofErr w:type="spell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proofErr w:type="gramStart"/>
            <w:r>
              <w:rPr>
                <w:rStyle w:val="ch2defaultName"/>
                <w:sz w:val="20"/>
                <w:szCs w:val="20"/>
                <w:lang w:val="en-US"/>
              </w:rPr>
              <w:t>purrr</w:t>
            </w:r>
            <w:proofErr w:type="spellEnd"/>
            <w:r>
              <w:rPr>
                <w:rStyle w:val="ch2defaultOperator"/>
                <w:sz w:val="20"/>
                <w:szCs w:val="20"/>
                <w:lang w:val="en-US"/>
              </w:rPr>
              <w:t>::</w:t>
            </w:r>
            <w:proofErr w:type="spellStart"/>
            <w:proofErr w:type="gramEnd"/>
            <w:r>
              <w:rPr>
                <w:rStyle w:val="ch2defaultNameFunction"/>
                <w:sz w:val="20"/>
                <w:szCs w:val="20"/>
                <w:lang w:val="en-US"/>
              </w:rPr>
              <w:t>list_modify</w:t>
            </w:r>
            <w:proofErr w:type="spellEnd"/>
            <w:r>
              <w:rPr>
                <w:rStyle w:val="ch2defaultPunctuation"/>
                <w:sz w:val="20"/>
                <w:szCs w:val="20"/>
                <w:lang w:val="en-US"/>
              </w:rPr>
              <w:t>(</w:t>
            </w:r>
          </w:p>
          <w:p w14:paraId="1E8EE8EE"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6        </w:t>
            </w:r>
            <w:r>
              <w:rPr>
                <w:rStyle w:val="ch2defaultOperator"/>
                <w:sz w:val="20"/>
                <w:szCs w:val="20"/>
                <w:lang w:val="en-US"/>
              </w:rPr>
              <w:t>!!</w:t>
            </w:r>
            <w:proofErr w:type="spellStart"/>
            <w:r>
              <w:rPr>
                <w:rStyle w:val="ch2defaultName"/>
                <w:sz w:val="20"/>
                <w:szCs w:val="20"/>
                <w:lang w:val="en-US"/>
              </w:rPr>
              <w:t>qcl_par</w:t>
            </w:r>
            <w:r>
              <w:rPr>
                <w:rStyle w:val="ch2defaultOperator"/>
                <w:sz w:val="20"/>
                <w:szCs w:val="20"/>
                <w:lang w:val="en-US"/>
              </w:rPr>
              <w:t>$</w:t>
            </w:r>
            <w:r>
              <w:rPr>
                <w:rStyle w:val="ch2defaultName"/>
                <w:sz w:val="20"/>
                <w:szCs w:val="20"/>
                <w:lang w:val="en-US"/>
              </w:rPr>
              <w:t>raw</w:t>
            </w:r>
            <w:r>
              <w:rPr>
                <w:rStyle w:val="ch2defaultOperator"/>
                <w:sz w:val="20"/>
                <w:szCs w:val="20"/>
                <w:lang w:val="en-US"/>
              </w:rPr>
              <w:t>$</w:t>
            </w:r>
            <w:r>
              <w:rPr>
                <w:rStyle w:val="ch2defaultName"/>
                <w:sz w:val="20"/>
                <w:szCs w:val="20"/>
                <w:lang w:val="en-US"/>
              </w:rPr>
              <w:t>boxplot</w:t>
            </w:r>
            <w:proofErr w:type="spellEnd"/>
            <w:r>
              <w:rPr>
                <w:rStyle w:val="ch2defaultPunctuation"/>
                <w:sz w:val="20"/>
                <w:szCs w:val="20"/>
                <w:lang w:val="en-US"/>
              </w:rPr>
              <w:t>,</w:t>
            </w:r>
          </w:p>
          <w:p w14:paraId="6B8ABC57"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7        </w:t>
            </w:r>
            <w:r>
              <w:rPr>
                <w:rStyle w:val="ch2defaultName"/>
                <w:sz w:val="20"/>
                <w:szCs w:val="20"/>
                <w:lang w:val="en-US"/>
              </w:rPr>
              <w:t>data</w:t>
            </w:r>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proofErr w:type="spellStart"/>
            <w:r>
              <w:rPr>
                <w:rStyle w:val="ch2defaultName"/>
                <w:sz w:val="20"/>
                <w:szCs w:val="20"/>
                <w:lang w:val="en-US"/>
              </w:rPr>
              <w:t>eset_raw</w:t>
            </w:r>
            <w:proofErr w:type="spellEnd"/>
          </w:p>
          <w:p w14:paraId="44683331"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Punctuation"/>
                <w:sz w:val="20"/>
                <w:szCs w:val="20"/>
                <w:lang w:val="en-US"/>
              </w:rPr>
              <w:t xml:space="preserve"> 8      </w:t>
            </w:r>
            <w:proofErr w:type="gramStart"/>
            <w:r>
              <w:rPr>
                <w:rStyle w:val="ch2defaultPunctuation"/>
                <w:sz w:val="20"/>
                <w:szCs w:val="20"/>
                <w:lang w:val="en-US"/>
              </w:rPr>
              <w:t xml:space="preserve">  )</w:t>
            </w:r>
            <w:proofErr w:type="gramEnd"/>
          </w:p>
          <w:p w14:paraId="6C80B3B1"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Punctuation"/>
                <w:sz w:val="20"/>
                <w:szCs w:val="20"/>
                <w:lang w:val="en-US"/>
              </w:rPr>
              <w:t xml:space="preserve"> 9    </w:t>
            </w:r>
            <w:proofErr w:type="gramStart"/>
            <w:r>
              <w:rPr>
                <w:rStyle w:val="ch2defaultPunctuation"/>
                <w:sz w:val="20"/>
                <w:szCs w:val="20"/>
                <w:lang w:val="en-US"/>
              </w:rPr>
              <w:t xml:space="preserve">  )</w:t>
            </w:r>
            <w:proofErr w:type="gramEnd"/>
            <w:r>
              <w:rPr>
                <w:rStyle w:val="ch2defaultPunctuation"/>
                <w:sz w:val="20"/>
                <w:szCs w:val="20"/>
                <w:lang w:val="en-US"/>
              </w:rPr>
              <w:t>,</w:t>
            </w:r>
          </w:p>
          <w:p w14:paraId="207A85CA"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10    </w:t>
            </w:r>
            <w:proofErr w:type="gramStart"/>
            <w:r>
              <w:rPr>
                <w:rStyle w:val="ch2defaultName"/>
                <w:sz w:val="20"/>
                <w:szCs w:val="20"/>
                <w:lang w:val="en-US"/>
              </w:rPr>
              <w:t>format</w:t>
            </w:r>
            <w:proofErr w:type="gramEnd"/>
            <w:r>
              <w:rPr>
                <w:rStyle w:val="ch2defaultText"/>
                <w:sz w:val="20"/>
                <w:szCs w:val="20"/>
                <w:lang w:val="en-US"/>
              </w:rPr>
              <w:t xml:space="preserve"> </w:t>
            </w:r>
            <w:r>
              <w:rPr>
                <w:rStyle w:val="ch2defaultOperator"/>
                <w:sz w:val="20"/>
                <w:szCs w:val="20"/>
                <w:lang w:val="en-US"/>
              </w:rPr>
              <w:t>=</w:t>
            </w:r>
            <w:r>
              <w:rPr>
                <w:rStyle w:val="ch2defaultText"/>
                <w:sz w:val="20"/>
                <w:szCs w:val="20"/>
                <w:lang w:val="en-US"/>
              </w:rPr>
              <w:t xml:space="preserve"> </w:t>
            </w:r>
            <w:r>
              <w:rPr>
                <w:rStyle w:val="ch2defaultLiteralString"/>
                <w:sz w:val="20"/>
                <w:szCs w:val="20"/>
                <w:lang w:val="en-US"/>
              </w:rPr>
              <w:t>"file"</w:t>
            </w:r>
          </w:p>
          <w:p w14:paraId="176B4CDC"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Punctuation"/>
                <w:sz w:val="20"/>
                <w:szCs w:val="20"/>
                <w:lang w:val="en-US"/>
              </w:rPr>
              <w:t>11  )</w:t>
            </w:r>
            <w:proofErr w:type="gramEnd"/>
          </w:p>
          <w:p w14:paraId="0A70496D" w14:textId="77777777" w:rsidR="007C003E" w:rsidRDefault="00412283">
            <w:pPr>
              <w:pStyle w:val="TableContents"/>
              <w:shd w:val="clear" w:color="auto" w:fill="F8F8F8"/>
              <w:rPr>
                <w:sz w:val="20"/>
                <w:szCs w:val="20"/>
                <w:lang w:val="en-US"/>
              </w:rPr>
            </w:pPr>
            <w:r>
              <w:rPr>
                <w:sz w:val="20"/>
                <w:szCs w:val="20"/>
                <w:lang w:val="en-US"/>
              </w:rPr>
              <w:t xml:space="preserve">12  </w:t>
            </w:r>
          </w:p>
        </w:tc>
      </w:tr>
    </w:tbl>
    <w:p w14:paraId="513A1502" w14:textId="77777777" w:rsidR="007C003E" w:rsidRDefault="007C003E">
      <w:pPr>
        <w:pStyle w:val="Textbody"/>
        <w:rPr>
          <w:lang w:val="en-US"/>
        </w:rPr>
      </w:pPr>
    </w:p>
    <w:p w14:paraId="3C44C611" w14:textId="77777777" w:rsidR="007C003E" w:rsidRDefault="00412283">
      <w:pPr>
        <w:pStyle w:val="Ttulo3"/>
        <w:rPr>
          <w:lang w:val="en-US"/>
        </w:rPr>
      </w:pPr>
      <w:bookmarkStart w:id="76" w:name="__RefHeading___Toc3905_36713773"/>
      <w:r>
        <w:rPr>
          <w:lang w:val="en-US"/>
        </w:rPr>
        <w:t>Static report</w:t>
      </w:r>
      <w:bookmarkEnd w:id="76"/>
    </w:p>
    <w:p w14:paraId="356F59EF" w14:textId="77777777" w:rsidR="007C003E" w:rsidRDefault="00412283">
      <w:pPr>
        <w:pStyle w:val="Standard"/>
        <w:rPr>
          <w:lang w:val="en-US"/>
        </w:rPr>
      </w:pPr>
      <w:r>
        <w:rPr>
          <w:lang w:val="en-US"/>
        </w:rPr>
        <w:t>The final target of the pipeline is an static</w:t>
      </w:r>
      <w:r>
        <w:rPr>
          <w:rStyle w:val="Refdenotaalpie"/>
          <w:lang w:val="en-US"/>
        </w:rPr>
        <w:footnoteReference w:id="6"/>
      </w:r>
      <w:r>
        <w:rPr>
          <w:lang w:val="en-US"/>
        </w:rPr>
        <w:t xml:space="preserve"> </w:t>
      </w:r>
      <w:proofErr w:type="spellStart"/>
      <w:r>
        <w:rPr>
          <w:lang w:val="en-US"/>
        </w:rPr>
        <w:t>Rmarkdown</w:t>
      </w:r>
      <w:proofErr w:type="spellEnd"/>
      <w:r>
        <w:rPr>
          <w:lang w:val="en-US"/>
        </w:rPr>
        <w:t xml:space="preserve"> report, </w:t>
      </w:r>
      <w:proofErr w:type="gramStart"/>
      <w:r>
        <w:rPr>
          <w:lang w:val="en-US"/>
        </w:rPr>
        <w:t>only  a</w:t>
      </w:r>
      <w:proofErr w:type="gramEnd"/>
      <w:r>
        <w:rPr>
          <w:lang w:val="en-US"/>
        </w:rPr>
        <w:t xml:space="preserve"> proof of concept is presented for time reasons (see Figure 4). </w:t>
      </w:r>
      <w:r>
        <w:rPr>
          <w:i/>
          <w:iCs/>
          <w:lang w:val="en-US"/>
        </w:rPr>
        <w:t>targets</w:t>
      </w:r>
      <w:r>
        <w:rPr>
          <w:lang w:val="en-US"/>
        </w:rPr>
        <w:t xml:space="preserve"> </w:t>
      </w:r>
      <w:proofErr w:type="gramStart"/>
      <w:r>
        <w:rPr>
          <w:lang w:val="en-US"/>
        </w:rPr>
        <w:t>has</w:t>
      </w:r>
      <w:proofErr w:type="gramEnd"/>
      <w:r>
        <w:rPr>
          <w:lang w:val="en-US"/>
        </w:rPr>
        <w:t xml:space="preserve"> a </w:t>
      </w:r>
      <w:r>
        <w:rPr>
          <w:lang w:val="en-US"/>
        </w:rPr>
        <w:lastRenderedPageBreak/>
        <w:t xml:space="preserve">complimentary package </w:t>
      </w:r>
      <w:proofErr w:type="spellStart"/>
      <w:r>
        <w:rPr>
          <w:i/>
          <w:iCs/>
          <w:lang w:val="en-US"/>
        </w:rPr>
        <w:t>tarchetypes</w:t>
      </w:r>
      <w:proofErr w:type="spellEnd"/>
      <w:r>
        <w:rPr>
          <w:lang w:val="en-US"/>
        </w:rPr>
        <w:t xml:space="preserve"> that allow additional target types among which is the </w:t>
      </w:r>
      <w:proofErr w:type="spellStart"/>
      <w:r>
        <w:rPr>
          <w:i/>
          <w:iCs/>
          <w:lang w:val="en-US"/>
        </w:rPr>
        <w:t>tar_render</w:t>
      </w:r>
      <w:proofErr w:type="spellEnd"/>
      <w:r>
        <w:rPr>
          <w:lang w:val="en-US"/>
        </w:rPr>
        <w:t xml:space="preserve"> target as shown in Code 8.</w:t>
      </w:r>
    </w:p>
    <w:p w14:paraId="0BDA04E9" w14:textId="77777777" w:rsidR="007C003E" w:rsidRDefault="00412283">
      <w:pPr>
        <w:pStyle w:val="Code"/>
        <w:keepNext/>
        <w:rPr>
          <w:lang w:val="en-US"/>
        </w:rPr>
      </w:pPr>
      <w:r>
        <w:rPr>
          <w:lang w:val="en-US"/>
        </w:rPr>
        <w:t xml:space="preserve">Code 8: </w:t>
      </w:r>
      <w:proofErr w:type="spellStart"/>
      <w:r>
        <w:rPr>
          <w:lang w:val="en-US"/>
        </w:rPr>
        <w:t>tar_render</w:t>
      </w:r>
      <w:proofErr w:type="spellEnd"/>
      <w:r>
        <w:rPr>
          <w:lang w:val="en-US"/>
        </w:rPr>
        <w:t xml:space="preserve"> example</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4ED5BFB2" w14:textId="77777777">
        <w:tc>
          <w:tcPr>
            <w:tcW w:w="8504" w:type="dxa"/>
          </w:tcPr>
          <w:p w14:paraId="45FB2560" w14:textId="77777777" w:rsidR="007C003E" w:rsidRDefault="00412283">
            <w:pPr>
              <w:pStyle w:val="Standard"/>
              <w:shd w:val="clear" w:color="auto" w:fill="F8F8F8"/>
              <w:spacing w:after="0" w:line="190" w:lineRule="atLeast"/>
            </w:pPr>
            <w:proofErr w:type="gramStart"/>
            <w:r>
              <w:rPr>
                <w:rStyle w:val="ch2defaultName"/>
                <w:rFonts w:ascii="Terminus, DinaRemasterII, 'JetB" w:hAnsi="Terminus, DinaRemasterII, 'JetB"/>
                <w:sz w:val="20"/>
                <w:szCs w:val="20"/>
                <w:lang w:val="en-US"/>
              </w:rPr>
              <w:t xml:space="preserve">1  </w:t>
            </w:r>
            <w:proofErr w:type="spellStart"/>
            <w:r>
              <w:rPr>
                <w:rStyle w:val="ch2defaultName"/>
                <w:rFonts w:ascii="Terminus, DinaRemasterII, 'JetB" w:hAnsi="Terminus, DinaRemasterII, 'JetB"/>
                <w:sz w:val="20"/>
                <w:szCs w:val="20"/>
                <w:lang w:val="en-US"/>
              </w:rPr>
              <w:t>tarchetypes</w:t>
            </w:r>
            <w:proofErr w:type="spellEnd"/>
            <w:r>
              <w:rPr>
                <w:rStyle w:val="ch2defaultOperator"/>
                <w:rFonts w:ascii="Terminus, DinaRemasterII, 'JetB" w:hAnsi="Terminus, DinaRemasterII, 'JetB"/>
                <w:sz w:val="20"/>
                <w:szCs w:val="20"/>
                <w:lang w:val="en-US"/>
              </w:rPr>
              <w:t>::</w:t>
            </w:r>
            <w:proofErr w:type="spellStart"/>
            <w:proofErr w:type="gramEnd"/>
            <w:r>
              <w:rPr>
                <w:rStyle w:val="ch2defaultNameFunction"/>
                <w:rFonts w:ascii="Terminus, DinaRemasterII, 'JetB" w:hAnsi="Terminus, DinaRemasterII, 'JetB"/>
                <w:sz w:val="20"/>
                <w:szCs w:val="20"/>
                <w:lang w:val="en-US"/>
              </w:rPr>
              <w:t>tar_render</w:t>
            </w:r>
            <w:proofErr w:type="spellEnd"/>
            <w:r>
              <w:rPr>
                <w:rStyle w:val="ch2defaultPunctuation"/>
                <w:rFonts w:ascii="Terminus, DinaRemasterII, 'JetB" w:hAnsi="Terminus, DinaRemasterII, 'JetB"/>
                <w:sz w:val="20"/>
                <w:szCs w:val="20"/>
                <w:lang w:val="en-US"/>
              </w:rPr>
              <w:t>(</w:t>
            </w:r>
            <w:r>
              <w:rPr>
                <w:rStyle w:val="ch2defaultName"/>
                <w:rFonts w:ascii="Terminus, DinaRemasterII, 'JetB" w:hAnsi="Terminus, DinaRemasterII, 'JetB"/>
                <w:sz w:val="20"/>
                <w:szCs w:val="20"/>
                <w:lang w:val="en-US"/>
              </w:rPr>
              <w:t>report</w:t>
            </w:r>
            <w:r>
              <w:rPr>
                <w:rStyle w:val="ch2defaultPunctuation"/>
                <w:rFonts w:ascii="Terminus, DinaRemasterII, 'JetB" w:hAnsi="Terminus, DinaRemasterII, 'JetB"/>
                <w:sz w:val="20"/>
                <w:szCs w:val="20"/>
                <w:lang w:val="en-US"/>
              </w:rPr>
              <w:t>,</w:t>
            </w:r>
            <w:r>
              <w:rPr>
                <w:rStyle w:val="ch2defaultText"/>
                <w:rFonts w:ascii="Terminus, DinaRemasterII, 'JetB" w:hAnsi="Terminus, DinaRemasterII, 'JetB"/>
                <w:sz w:val="20"/>
                <w:szCs w:val="20"/>
                <w:lang w:val="en-US"/>
              </w:rPr>
              <w:t xml:space="preserve"> </w:t>
            </w:r>
            <w:r>
              <w:rPr>
                <w:rStyle w:val="ch2defaultLiteralString"/>
                <w:rFonts w:ascii="Terminus, DinaRemasterII, 'JetB" w:hAnsi="Terminus, DinaRemasterII, 'JetB"/>
                <w:sz w:val="20"/>
                <w:szCs w:val="20"/>
                <w:lang w:val="en-US"/>
              </w:rPr>
              <w:t>"</w:t>
            </w:r>
            <w:proofErr w:type="spellStart"/>
            <w:r>
              <w:rPr>
                <w:rStyle w:val="ch2defaultLiteralString"/>
                <w:rFonts w:ascii="Terminus, DinaRemasterII, 'JetB" w:hAnsi="Terminus, DinaRemasterII, 'JetB"/>
                <w:sz w:val="20"/>
                <w:szCs w:val="20"/>
                <w:lang w:val="en-US"/>
              </w:rPr>
              <w:t>report.Rmd</w:t>
            </w:r>
            <w:proofErr w:type="spellEnd"/>
            <w:r>
              <w:rPr>
                <w:rStyle w:val="ch2defaultLiteralString"/>
                <w:rFonts w:ascii="Terminus, DinaRemasterII, 'JetB" w:hAnsi="Terminus, DinaRemasterII, 'JetB"/>
                <w:sz w:val="20"/>
                <w:szCs w:val="20"/>
                <w:lang w:val="en-US"/>
              </w:rPr>
              <w:t>"</w:t>
            </w:r>
            <w:r>
              <w:rPr>
                <w:rStyle w:val="ch2defaultPunctuation"/>
                <w:rFonts w:ascii="Terminus, DinaRemasterII, 'JetB" w:hAnsi="Terminus, DinaRemasterII, 'JetB"/>
                <w:sz w:val="20"/>
                <w:szCs w:val="20"/>
                <w:lang w:val="en-US"/>
              </w:rPr>
              <w:t>,</w:t>
            </w:r>
            <w:r>
              <w:rPr>
                <w:rStyle w:val="ch2defaultText"/>
                <w:rFonts w:ascii="Terminus, DinaRemasterII, 'JetB" w:hAnsi="Terminus, DinaRemasterII, 'JetB"/>
                <w:sz w:val="20"/>
                <w:szCs w:val="20"/>
                <w:lang w:val="en-US"/>
              </w:rPr>
              <w:t xml:space="preserve"> </w:t>
            </w:r>
            <w:proofErr w:type="spellStart"/>
            <w:r>
              <w:rPr>
                <w:rStyle w:val="ch2defaultName"/>
                <w:rFonts w:ascii="Terminus, DinaRemasterII, 'JetB" w:hAnsi="Terminus, DinaRemasterII, 'JetB"/>
                <w:sz w:val="20"/>
                <w:szCs w:val="20"/>
                <w:lang w:val="en-US"/>
              </w:rPr>
              <w:t>output_dir</w:t>
            </w:r>
            <w:proofErr w:type="spellEnd"/>
            <w:r>
              <w:rPr>
                <w:rStyle w:val="ch2defaultText"/>
                <w:rFonts w:ascii="Terminus, DinaRemasterII, 'JetB" w:hAnsi="Terminus, DinaRemasterII, 'JetB"/>
                <w:sz w:val="20"/>
                <w:szCs w:val="20"/>
                <w:lang w:val="en-US"/>
              </w:rPr>
              <w:t xml:space="preserve"> </w:t>
            </w:r>
            <w:r>
              <w:rPr>
                <w:rStyle w:val="ch2defaultOperator"/>
                <w:rFonts w:ascii="Terminus, DinaRemasterII, 'JetB" w:hAnsi="Terminus, DinaRemasterII, 'JetB"/>
                <w:sz w:val="20"/>
                <w:szCs w:val="20"/>
                <w:lang w:val="en-US"/>
              </w:rPr>
              <w:t>=</w:t>
            </w:r>
            <w:r>
              <w:rPr>
                <w:rStyle w:val="ch2defaultText"/>
                <w:rFonts w:ascii="Terminus, DinaRemasterII, 'JetB" w:hAnsi="Terminus, DinaRemasterII, 'JetB"/>
                <w:sz w:val="20"/>
                <w:szCs w:val="20"/>
                <w:lang w:val="en-US"/>
              </w:rPr>
              <w:t xml:space="preserve"> </w:t>
            </w:r>
            <w:r>
              <w:rPr>
                <w:rStyle w:val="ch2defaultLiteralString"/>
                <w:rFonts w:ascii="Terminus, DinaRemasterII, 'JetB" w:hAnsi="Terminus, DinaRemasterII, 'JetB"/>
                <w:sz w:val="20"/>
                <w:szCs w:val="20"/>
                <w:lang w:val="en-US"/>
              </w:rPr>
              <w:t>"results"</w:t>
            </w:r>
            <w:r>
              <w:rPr>
                <w:rStyle w:val="ch2defaultPunctuation"/>
                <w:rFonts w:ascii="Terminus, DinaRemasterII, 'JetB" w:hAnsi="Terminus, DinaRemasterII, 'JetB"/>
                <w:sz w:val="20"/>
                <w:szCs w:val="20"/>
                <w:lang w:val="en-US"/>
              </w:rPr>
              <w:t>)</w:t>
            </w:r>
          </w:p>
        </w:tc>
      </w:tr>
    </w:tbl>
    <w:p w14:paraId="7927F81C" w14:textId="77777777" w:rsidR="007C003E" w:rsidRDefault="007C003E">
      <w:pPr>
        <w:pStyle w:val="Standard"/>
        <w:rPr>
          <w:lang w:val="en-US"/>
        </w:rPr>
      </w:pPr>
    </w:p>
    <w:p w14:paraId="0D665252" w14:textId="77777777" w:rsidR="007C003E" w:rsidRDefault="00412283">
      <w:pPr>
        <w:pStyle w:val="Standard"/>
        <w:rPr>
          <w:lang w:val="en-US"/>
        </w:rPr>
      </w:pPr>
      <w:r>
        <w:rPr>
          <w:lang w:val="en-US"/>
        </w:rPr>
        <w:t xml:space="preserve">This type allows rendering </w:t>
      </w:r>
      <w:proofErr w:type="spellStart"/>
      <w:r>
        <w:rPr>
          <w:lang w:val="en-US"/>
        </w:rPr>
        <w:t>Rmarkdown</w:t>
      </w:r>
      <w:proofErr w:type="spellEnd"/>
      <w:r>
        <w:rPr>
          <w:lang w:val="en-US"/>
        </w:rPr>
        <w:t xml:space="preserve"> that </w:t>
      </w:r>
      <w:proofErr w:type="gramStart"/>
      <w:r>
        <w:rPr>
          <w:lang w:val="en-US"/>
        </w:rPr>
        <w:t>make reference</w:t>
      </w:r>
      <w:proofErr w:type="gramEnd"/>
      <w:r>
        <w:rPr>
          <w:lang w:val="en-US"/>
        </w:rPr>
        <w:t xml:space="preserve"> to other targets as in Code 9.</w:t>
      </w:r>
    </w:p>
    <w:p w14:paraId="2970C8EA" w14:textId="77777777" w:rsidR="007C003E" w:rsidRDefault="00412283">
      <w:pPr>
        <w:pStyle w:val="Code"/>
        <w:keepNext/>
        <w:rPr>
          <w:lang w:val="en-US"/>
        </w:rPr>
      </w:pPr>
      <w:r>
        <w:rPr>
          <w:lang w:val="en-US"/>
        </w:rPr>
        <w:t xml:space="preserve">Code 9: example </w:t>
      </w:r>
      <w:proofErr w:type="spellStart"/>
      <w:r>
        <w:rPr>
          <w:lang w:val="en-US"/>
        </w:rPr>
        <w:t>Rmarkdown</w:t>
      </w:r>
      <w:proofErr w:type="spellEnd"/>
      <w:r>
        <w:rPr>
          <w:lang w:val="en-US"/>
        </w:rPr>
        <w:t xml:space="preserve"> chunk using a target</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7A1C1EF9" w14:textId="77777777">
        <w:tc>
          <w:tcPr>
            <w:tcW w:w="8504" w:type="dxa"/>
          </w:tcPr>
          <w:p w14:paraId="66D88A87" w14:textId="77777777" w:rsidR="007C003E" w:rsidRDefault="00412283">
            <w:pPr>
              <w:pStyle w:val="Standard"/>
              <w:shd w:val="clear" w:color="auto" w:fill="F8F8F8"/>
              <w:spacing w:after="0" w:line="190" w:lineRule="atLeast"/>
              <w:rPr>
                <w:rFonts w:ascii="Terminus, DinaRemasterII, 'JetB" w:hAnsi="Terminus, DinaRemasterII, 'JetB"/>
                <w:sz w:val="20"/>
                <w:szCs w:val="20"/>
              </w:rPr>
            </w:pPr>
            <w:proofErr w:type="gramStart"/>
            <w:r>
              <w:rPr>
                <w:rStyle w:val="ch2defaultName"/>
                <w:lang w:val="en-US"/>
              </w:rPr>
              <w:t>1  `</w:t>
            </w:r>
            <w:proofErr w:type="gramEnd"/>
            <w:r>
              <w:rPr>
                <w:rStyle w:val="ch2defaultName"/>
                <w:lang w:val="en-US"/>
              </w:rPr>
              <w:t xml:space="preserve">``{r, </w:t>
            </w:r>
            <w:proofErr w:type="spellStart"/>
            <w:r>
              <w:rPr>
                <w:rStyle w:val="ch2defaultNameFunction"/>
                <w:lang w:val="en-US"/>
              </w:rPr>
              <w:t>out.width</w:t>
            </w:r>
            <w:proofErr w:type="spellEnd"/>
            <w:r>
              <w:rPr>
                <w:rStyle w:val="ch2defaultName"/>
                <w:lang w:val="en-US"/>
              </w:rPr>
              <w:t>=</w:t>
            </w:r>
            <w:proofErr w:type="spellStart"/>
            <w:r>
              <w:rPr>
                <w:rStyle w:val="ch2defaultName"/>
                <w:lang w:val="en-US"/>
              </w:rPr>
              <w:t>pdf_width</w:t>
            </w:r>
            <w:proofErr w:type="spellEnd"/>
            <w:r>
              <w:rPr>
                <w:rStyle w:val="ch2defaultName"/>
                <w:lang w:val="en-US"/>
              </w:rPr>
              <w:t xml:space="preserve">, </w:t>
            </w:r>
            <w:proofErr w:type="spellStart"/>
            <w:r>
              <w:rPr>
                <w:rStyle w:val="ch2defaultNameFunction"/>
                <w:lang w:val="en-US"/>
              </w:rPr>
              <w:t>out.height</w:t>
            </w:r>
            <w:proofErr w:type="spellEnd"/>
            <w:r>
              <w:rPr>
                <w:rStyle w:val="ch2defaultName"/>
                <w:lang w:val="en-US"/>
              </w:rPr>
              <w:t>=</w:t>
            </w:r>
            <w:proofErr w:type="spellStart"/>
            <w:r>
              <w:rPr>
                <w:rStyle w:val="ch2defaultName"/>
                <w:lang w:val="en-US"/>
              </w:rPr>
              <w:t>out_height</w:t>
            </w:r>
            <w:proofErr w:type="spellEnd"/>
            <w:r>
              <w:rPr>
                <w:rStyle w:val="ch2defaultName"/>
                <w:lang w:val="en-US"/>
              </w:rPr>
              <w:t xml:space="preserve">, </w:t>
            </w:r>
            <w:proofErr w:type="spellStart"/>
            <w:r>
              <w:rPr>
                <w:rStyle w:val="ch2defaultNameFunction"/>
                <w:lang w:val="en-US"/>
              </w:rPr>
              <w:t>fig.align</w:t>
            </w:r>
            <w:proofErr w:type="spellEnd"/>
            <w:r>
              <w:rPr>
                <w:rStyle w:val="ch2defaultName"/>
                <w:lang w:val="en-US"/>
              </w:rPr>
              <w:t xml:space="preserve">="center", </w:t>
            </w:r>
            <w:r>
              <w:rPr>
                <w:rStyle w:val="ch2defaultNameFunction"/>
                <w:lang w:val="en-US"/>
              </w:rPr>
              <w:t>echo</w:t>
            </w:r>
            <w:r>
              <w:rPr>
                <w:rStyle w:val="ch2defaultName"/>
                <w:lang w:val="en-US"/>
              </w:rPr>
              <w:t xml:space="preserve"> = FALSE}</w:t>
            </w:r>
          </w:p>
          <w:p w14:paraId="1C474EDD" w14:textId="77777777" w:rsidR="007C003E" w:rsidRDefault="00412283">
            <w:pPr>
              <w:pStyle w:val="Standard"/>
              <w:shd w:val="clear" w:color="auto" w:fill="F8F8F8"/>
              <w:spacing w:after="0" w:line="190" w:lineRule="atLeast"/>
              <w:rPr>
                <w:rFonts w:ascii="Terminus, DinaRemasterII, 'JetB" w:hAnsi="Terminus, DinaRemasterII, 'JetB"/>
                <w:sz w:val="20"/>
                <w:szCs w:val="20"/>
              </w:rPr>
            </w:pPr>
            <w:r>
              <w:rPr>
                <w:rStyle w:val="ch2defaultName"/>
                <w:lang w:val="en-US"/>
              </w:rPr>
              <w:t xml:space="preserve">2    file &lt;- </w:t>
            </w:r>
            <w:proofErr w:type="gramStart"/>
            <w:r>
              <w:rPr>
                <w:rStyle w:val="ch2defaultNameFunction"/>
                <w:lang w:val="en-US"/>
              </w:rPr>
              <w:t>targets</w:t>
            </w:r>
            <w:r>
              <w:rPr>
                <w:rStyle w:val="ch2defaultName"/>
                <w:lang w:val="en-US"/>
              </w:rPr>
              <w:t>::</w:t>
            </w:r>
            <w:proofErr w:type="spellStart"/>
            <w:proofErr w:type="gramEnd"/>
            <w:r>
              <w:rPr>
                <w:rStyle w:val="ch2defaultName"/>
                <w:lang w:val="en-US"/>
              </w:rPr>
              <w:t>tar_read</w:t>
            </w:r>
            <w:proofErr w:type="spellEnd"/>
            <w:r>
              <w:rPr>
                <w:rStyle w:val="ch2defaultName"/>
                <w:lang w:val="en-US"/>
              </w:rPr>
              <w:t>(</w:t>
            </w:r>
            <w:proofErr w:type="spellStart"/>
            <w:r>
              <w:rPr>
                <w:rStyle w:val="ch2defaultName"/>
                <w:lang w:val="en-US"/>
              </w:rPr>
              <w:t>qc_raw_boxplot_file</w:t>
            </w:r>
            <w:proofErr w:type="spellEnd"/>
            <w:r>
              <w:rPr>
                <w:rStyle w:val="ch2defaultName"/>
                <w:lang w:val="en-US"/>
              </w:rPr>
              <w:t>)</w:t>
            </w:r>
          </w:p>
          <w:p w14:paraId="76A92463" w14:textId="77777777" w:rsidR="007C003E" w:rsidRDefault="00412283">
            <w:pPr>
              <w:pStyle w:val="Standard"/>
              <w:shd w:val="clear" w:color="auto" w:fill="F8F8F8"/>
              <w:spacing w:after="0" w:line="190" w:lineRule="atLeast"/>
              <w:rPr>
                <w:rFonts w:ascii="Terminus, DinaRemasterII, 'JetB" w:hAnsi="Terminus, DinaRemasterII, 'JetB"/>
                <w:sz w:val="20"/>
                <w:szCs w:val="20"/>
              </w:rPr>
            </w:pPr>
            <w:r>
              <w:rPr>
                <w:rStyle w:val="ch2defaultName"/>
                <w:lang w:val="en-US"/>
              </w:rPr>
              <w:t xml:space="preserve">3    </w:t>
            </w:r>
            <w:proofErr w:type="spellStart"/>
            <w:proofErr w:type="gramStart"/>
            <w:r>
              <w:rPr>
                <w:rStyle w:val="ch2defaultNameFunction"/>
                <w:lang w:val="en-US"/>
              </w:rPr>
              <w:t>knitr</w:t>
            </w:r>
            <w:proofErr w:type="spellEnd"/>
            <w:r>
              <w:rPr>
                <w:rStyle w:val="ch2defaultName"/>
                <w:lang w:val="en-US"/>
              </w:rPr>
              <w:t>::</w:t>
            </w:r>
            <w:proofErr w:type="spellStart"/>
            <w:proofErr w:type="gramEnd"/>
            <w:r>
              <w:rPr>
                <w:rStyle w:val="ch2defaultName"/>
                <w:lang w:val="en-US"/>
              </w:rPr>
              <w:t>include_graphics</w:t>
            </w:r>
            <w:proofErr w:type="spellEnd"/>
            <w:r>
              <w:rPr>
                <w:rStyle w:val="ch2defaultName"/>
                <w:lang w:val="en-US"/>
              </w:rPr>
              <w:t>(file)</w:t>
            </w:r>
          </w:p>
          <w:p w14:paraId="51E5DB55" w14:textId="77777777" w:rsidR="007C003E" w:rsidRDefault="00412283">
            <w:pPr>
              <w:pStyle w:val="Standard"/>
              <w:shd w:val="clear" w:color="auto" w:fill="F8F8F8"/>
              <w:spacing w:after="0" w:line="190" w:lineRule="atLeast"/>
              <w:rPr>
                <w:sz w:val="20"/>
                <w:szCs w:val="20"/>
              </w:rPr>
            </w:pPr>
            <w:proofErr w:type="gramStart"/>
            <w:r>
              <w:rPr>
                <w:rStyle w:val="ch2defaultName"/>
                <w:rFonts w:ascii="Terminus, DinaRemasterII, 'JetB" w:hAnsi="Terminus, DinaRemasterII, 'JetB"/>
                <w:lang w:val="en-US"/>
              </w:rPr>
              <w:t>4  `</w:t>
            </w:r>
            <w:proofErr w:type="gramEnd"/>
            <w:r>
              <w:rPr>
                <w:rStyle w:val="ch2defaultName"/>
                <w:rFonts w:ascii="Terminus, DinaRemasterII, 'JetB" w:hAnsi="Terminus, DinaRemasterII, 'JetB"/>
                <w:lang w:val="en-US"/>
              </w:rPr>
              <w:t>``</w:t>
            </w:r>
            <w:r>
              <w:rPr>
                <w:sz w:val="20"/>
                <w:szCs w:val="20"/>
                <w:lang w:val="en-US"/>
              </w:rPr>
              <w:t xml:space="preserve">  </w:t>
            </w:r>
          </w:p>
        </w:tc>
      </w:tr>
    </w:tbl>
    <w:p w14:paraId="23DD2128" w14:textId="77777777" w:rsidR="007C003E" w:rsidRDefault="007C003E">
      <w:pPr>
        <w:pStyle w:val="Ttulo2"/>
        <w:rPr>
          <w:lang w:val="en-US"/>
        </w:rPr>
      </w:pPr>
    </w:p>
    <w:p w14:paraId="754DC82E" w14:textId="77777777" w:rsidR="007C003E" w:rsidRDefault="00412283">
      <w:pPr>
        <w:pStyle w:val="Textbody"/>
        <w:rPr>
          <w:lang w:val="en-US"/>
        </w:rPr>
      </w:pPr>
      <w:r>
        <w:rPr>
          <w:noProof/>
          <w:lang w:val="en-US"/>
        </w:rPr>
        <mc:AlternateContent>
          <mc:Choice Requires="wps">
            <w:drawing>
              <wp:anchor distT="0" distB="0" distL="114300" distR="114300" simplePos="0" relativeHeight="67" behindDoc="0" locked="0" layoutInCell="1" allowOverlap="1" wp14:anchorId="5A2FD6CE" wp14:editId="78508176">
                <wp:simplePos x="0" y="0"/>
                <wp:positionH relativeFrom="column">
                  <wp:align>center</wp:align>
                </wp:positionH>
                <wp:positionV relativeFrom="paragraph">
                  <wp:align>top</wp:align>
                </wp:positionV>
                <wp:extent cx="2938332" cy="3640317"/>
                <wp:effectExtent l="0" t="0" r="0" b="0"/>
                <wp:wrapTopAndBottom/>
                <wp:docPr id="25" name="Frame13"/>
                <wp:cNvGraphicFramePr/>
                <a:graphic xmlns:a="http://schemas.openxmlformats.org/drawingml/2006/main">
                  <a:graphicData uri="http://schemas.microsoft.com/office/word/2010/wordprocessingShape">
                    <wps:wsp>
                      <wps:cNvSpPr txBox="1"/>
                      <wps:spPr>
                        <a:xfrm>
                          <a:off x="0" y="0"/>
                          <a:ext cx="2938332" cy="3640317"/>
                        </a:xfrm>
                        <a:prstGeom prst="rect">
                          <a:avLst/>
                        </a:prstGeom>
                        <a:ln>
                          <a:noFill/>
                          <a:prstDash/>
                        </a:ln>
                      </wps:spPr>
                      <wps:txbx>
                        <w:txbxContent>
                          <w:p w14:paraId="0F3FCDFF" w14:textId="77777777" w:rsidR="001D06A7" w:rsidRDefault="001D06A7">
                            <w:pPr>
                              <w:pStyle w:val="Figure"/>
                            </w:pPr>
                            <w:r>
                              <w:rPr>
                                <w:noProof/>
                              </w:rPr>
                              <w:drawing>
                                <wp:inline distT="0" distB="0" distL="0" distR="0" wp14:anchorId="7C51BE47" wp14:editId="66FDA99E">
                                  <wp:extent cx="2938332" cy="3640317"/>
                                  <wp:effectExtent l="0" t="0" r="0" b="0"/>
                                  <wp:docPr id="2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938332" cy="3640317"/>
                                          </a:xfrm>
                                          <a:prstGeom prst="rect">
                                            <a:avLst/>
                                          </a:prstGeom>
                                          <a:ln>
                                            <a:noFill/>
                                            <a:prstDash/>
                                          </a:ln>
                                        </pic:spPr>
                                      </pic:pic>
                                    </a:graphicData>
                                  </a:graphic>
                                </wp:inline>
                              </w:drawing>
                            </w:r>
                            <w:proofErr w:type="spellStart"/>
                            <w:r>
                              <w:t>Figure</w:t>
                            </w:r>
                            <w:proofErr w:type="spellEnd"/>
                            <w:r>
                              <w:t xml:space="preserve"> 4: </w:t>
                            </w:r>
                            <w:proofErr w:type="spellStart"/>
                            <w:r>
                              <w:t>Static</w:t>
                            </w:r>
                            <w:proofErr w:type="spellEnd"/>
                            <w:r>
                              <w:t xml:space="preserve"> report output</w:t>
                            </w:r>
                          </w:p>
                        </w:txbxContent>
                      </wps:txbx>
                      <wps:bodyPr wrap="none" lIns="0" tIns="0" rIns="0" bIns="0" compatLnSpc="0">
                        <a:spAutoFit/>
                      </wps:bodyPr>
                    </wps:wsp>
                  </a:graphicData>
                </a:graphic>
              </wp:anchor>
            </w:drawing>
          </mc:Choice>
          <mc:Fallback>
            <w:pict>
              <v:shape w14:anchorId="5A2FD6CE" id="Frame13" o:spid="_x0000_s1030" type="#_x0000_t202" style="position:absolute;left:0;text-align:left;margin-left:0;margin-top:0;width:231.35pt;height:286.65pt;z-index:67;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" filled="f" stroked="f">
                <v:textbox style="mso-fit-shape-to-text:t" inset="0,0,0,0">
                  <w:txbxContent>
                    <w:p w14:paraId="0F3FCDFF" w14:textId="77777777" w:rsidR="001D06A7" w:rsidRDefault="001D06A7">
                      <w:pPr>
                        <w:pStyle w:val="Figure"/>
                      </w:pPr>
                      <w:r>
                        <w:rPr>
                          <w:noProof/>
                        </w:rPr>
                        <w:drawing>
                          <wp:inline distT="0" distB="0" distL="0" distR="0" wp14:anchorId="7C51BE47" wp14:editId="66FDA99E">
                            <wp:extent cx="2938332" cy="3640317"/>
                            <wp:effectExtent l="0" t="0" r="0" b="0"/>
                            <wp:docPr id="2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2938332" cy="3640317"/>
                                    </a:xfrm>
                                    <a:prstGeom prst="rect">
                                      <a:avLst/>
                                    </a:prstGeom>
                                    <a:ln>
                                      <a:noFill/>
                                      <a:prstDash/>
                                    </a:ln>
                                  </pic:spPr>
                                </pic:pic>
                              </a:graphicData>
                            </a:graphic>
                          </wp:inline>
                        </w:drawing>
                      </w:r>
                      <w:proofErr w:type="spellStart"/>
                      <w:r>
                        <w:t>Figure</w:t>
                      </w:r>
                      <w:proofErr w:type="spellEnd"/>
                      <w:r>
                        <w:t xml:space="preserve"> 4: </w:t>
                      </w:r>
                      <w:proofErr w:type="spellStart"/>
                      <w:r>
                        <w:t>Static</w:t>
                      </w:r>
                      <w:proofErr w:type="spellEnd"/>
                      <w:r>
                        <w:t xml:space="preserve"> report output</w:t>
                      </w:r>
                    </w:p>
                  </w:txbxContent>
                </v:textbox>
                <w10:wrap type="topAndBottom"/>
              </v:shape>
            </w:pict>
          </mc:Fallback>
        </mc:AlternateContent>
      </w:r>
    </w:p>
    <w:p w14:paraId="440585F2" w14:textId="77777777" w:rsidR="007C003E" w:rsidRDefault="008013D3">
      <w:pPr>
        <w:pStyle w:val="Textbody"/>
        <w:rPr>
          <w:lang w:val="en-US"/>
        </w:rPr>
      </w:pPr>
      <w:r>
        <w:rPr>
          <w:rStyle w:val="Refdecomentario"/>
          <w:rFonts w:ascii="Liberation Serif" w:eastAsia="Noto Serif CJK SC" w:hAnsi="Liberation Serif" w:cs="Mangal"/>
          <w:lang w:val="en-GB" w:bidi="hi-IN"/>
        </w:rPr>
        <w:commentReference w:id="77"/>
      </w:r>
    </w:p>
    <w:p w14:paraId="22F06ADC" w14:textId="77777777" w:rsidR="007C003E" w:rsidRDefault="00412283">
      <w:pPr>
        <w:pStyle w:val="Ttulo2"/>
        <w:rPr>
          <w:lang w:val="en-US"/>
        </w:rPr>
      </w:pPr>
      <w:bookmarkStart w:id="78" w:name="__RefHeading___Toc3907_36713773"/>
      <w:r>
        <w:rPr>
          <w:lang w:val="en-US"/>
        </w:rPr>
        <w:t>Containerizing in a Docker</w:t>
      </w:r>
      <w:bookmarkEnd w:id="78"/>
    </w:p>
    <w:p w14:paraId="7C403A82" w14:textId="6144C2EE" w:rsidR="007C003E" w:rsidRDefault="00412283">
      <w:pPr>
        <w:pStyle w:val="Textbody"/>
        <w:rPr>
          <w:lang w:val="en-US"/>
        </w:rPr>
      </w:pPr>
      <w:r>
        <w:rPr>
          <w:lang w:val="en-US"/>
        </w:rPr>
        <w:t>A custom Docker image was created to</w:t>
      </w:r>
      <w:bookmarkStart w:id="79" w:name="_GoBack"/>
      <w:bookmarkEnd w:id="79"/>
      <w:r>
        <w:rPr>
          <w:lang w:val="en-US"/>
        </w:rPr>
        <w:t xml:space="preserve"> make the previous pipeline fully reproducible. The image created was based on a rocker image (Boettiger and </w:t>
      </w:r>
      <w:proofErr w:type="spellStart"/>
      <w:r>
        <w:rPr>
          <w:lang w:val="en-US"/>
        </w:rPr>
        <w:t>Eddelbuettel</w:t>
      </w:r>
      <w:proofErr w:type="spellEnd"/>
      <w:r>
        <w:rPr>
          <w:lang w:val="en-US"/>
        </w:rPr>
        <w:t xml:space="preserve"> 2017) created on top of </w:t>
      </w:r>
      <w:proofErr w:type="gramStart"/>
      <w:r>
        <w:rPr>
          <w:lang w:val="en-US"/>
        </w:rPr>
        <w:t>a</w:t>
      </w:r>
      <w:proofErr w:type="gramEnd"/>
      <w:r>
        <w:rPr>
          <w:lang w:val="en-US"/>
        </w:rPr>
        <w:t xml:space="preserve"> Ubuntu Focal image and with a full </w:t>
      </w:r>
      <w:proofErr w:type="spellStart"/>
      <w:r>
        <w:rPr>
          <w:lang w:val="en-US"/>
        </w:rPr>
        <w:t>Tidyverse</w:t>
      </w:r>
      <w:proofErr w:type="spellEnd"/>
      <w:r>
        <w:rPr>
          <w:lang w:val="en-US"/>
        </w:rPr>
        <w:t xml:space="preserve"> installation (“Rocker-Org/Rocker-Versioned2” 2022). One of the </w:t>
      </w:r>
      <w:r>
        <w:rPr>
          <w:lang w:val="en-US"/>
        </w:rPr>
        <w:lastRenderedPageBreak/>
        <w:t>advantages of this image is that the R libraries version is frozen in a</w:t>
      </w:r>
      <w:del w:id="80" w:author="Ferrer Almirall, Mireia" w:date="2023-01-09T10:47:00Z">
        <w:r w:rsidDel="00AC379A">
          <w:rPr>
            <w:lang w:val="en-US"/>
          </w:rPr>
          <w:delText>n</w:delText>
        </w:r>
      </w:del>
      <w:r>
        <w:rPr>
          <w:lang w:val="en-US"/>
        </w:rPr>
        <w:t xml:space="preserve"> specified date, therefore rebuilding the image does not impact the R libraries version</w:t>
      </w:r>
      <w:r>
        <w:rPr>
          <w:rStyle w:val="Refdenotaalpie"/>
          <w:lang w:val="en-US"/>
        </w:rPr>
        <w:footnoteReference w:id="7"/>
      </w:r>
      <w:r>
        <w:rPr>
          <w:lang w:val="en-US"/>
        </w:rPr>
        <w:t>.</w:t>
      </w:r>
    </w:p>
    <w:p w14:paraId="47117D18" w14:textId="77777777" w:rsidR="007C003E" w:rsidRDefault="00412283">
      <w:pPr>
        <w:pStyle w:val="Textbody"/>
        <w:rPr>
          <w:lang w:val="en-US"/>
        </w:rPr>
      </w:pPr>
      <w:r>
        <w:rPr>
          <w:lang w:val="en-US"/>
        </w:rPr>
        <w:t xml:space="preserve">All the dependencies needed to run the previous pipeline were installed. The automatic installation of the Bioconductor dependencies for </w:t>
      </w:r>
      <w:proofErr w:type="spellStart"/>
      <w:r>
        <w:rPr>
          <w:lang w:val="en-US"/>
        </w:rPr>
        <w:t>maUEB</w:t>
      </w:r>
      <w:proofErr w:type="spellEnd"/>
      <w:r>
        <w:rPr>
          <w:lang w:val="en-US"/>
        </w:rPr>
        <w:t xml:space="preserve"> failed, therefore some Bioconductor packages are installed independently. </w:t>
      </w:r>
      <w:proofErr w:type="gramStart"/>
      <w:r>
        <w:rPr>
          <w:lang w:val="en-US"/>
        </w:rPr>
        <w:t>Additionally</w:t>
      </w:r>
      <w:proofErr w:type="gramEnd"/>
      <w:r>
        <w:rPr>
          <w:lang w:val="en-US"/>
        </w:rPr>
        <w:t xml:space="preserve"> a bug, required that the </w:t>
      </w:r>
      <w:proofErr w:type="spellStart"/>
      <w:r>
        <w:rPr>
          <w:i/>
          <w:iCs/>
          <w:lang w:val="en-US"/>
        </w:rPr>
        <w:t>preprocessCore</w:t>
      </w:r>
      <w:proofErr w:type="spellEnd"/>
      <w:r>
        <w:rPr>
          <w:lang w:val="en-US"/>
        </w:rPr>
        <w:t xml:space="preserve"> dependency was installed from source.   Code 10 shows the code for the </w:t>
      </w:r>
      <w:proofErr w:type="spellStart"/>
      <w:r>
        <w:rPr>
          <w:lang w:val="en-US"/>
        </w:rPr>
        <w:t>Dockerfile</w:t>
      </w:r>
      <w:proofErr w:type="spellEnd"/>
      <w:r>
        <w:rPr>
          <w:lang w:val="en-US"/>
        </w:rPr>
        <w:t xml:space="preserve"> and all the additional scripts for installation are included in the folder </w:t>
      </w:r>
      <w:proofErr w:type="spellStart"/>
      <w:r>
        <w:rPr>
          <w:i/>
          <w:iCs/>
          <w:lang w:val="en-US"/>
        </w:rPr>
        <w:t>docker_scripts</w:t>
      </w:r>
      <w:proofErr w:type="spellEnd"/>
      <w:r>
        <w:rPr>
          <w:lang w:val="en-US"/>
        </w:rPr>
        <w:t>.</w:t>
      </w:r>
    </w:p>
    <w:p w14:paraId="04F8E2E8" w14:textId="77777777" w:rsidR="007C003E" w:rsidRDefault="00412283">
      <w:pPr>
        <w:pStyle w:val="Code"/>
        <w:keepNext/>
        <w:rPr>
          <w:lang w:val="en-US"/>
        </w:rPr>
      </w:pPr>
      <w:r>
        <w:rPr>
          <w:lang w:val="en-US"/>
        </w:rPr>
        <w:t xml:space="preserve">Code 10: </w:t>
      </w:r>
      <w:proofErr w:type="spellStart"/>
      <w:r>
        <w:rPr>
          <w:lang w:val="en-US"/>
        </w:rPr>
        <w:t>Dockerfile</w:t>
      </w:r>
      <w:proofErr w:type="spellEnd"/>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42722020" w14:textId="77777777">
        <w:tc>
          <w:tcPr>
            <w:tcW w:w="8504" w:type="dxa"/>
          </w:tcPr>
          <w:p w14:paraId="5B2581F2"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Comment"/>
                <w:i w:val="0"/>
                <w:color w:val="auto"/>
                <w:sz w:val="20"/>
                <w:szCs w:val="20"/>
                <w:lang w:val="en-US"/>
              </w:rPr>
              <w:t xml:space="preserve"> </w:t>
            </w:r>
            <w:proofErr w:type="gramStart"/>
            <w:r>
              <w:rPr>
                <w:rStyle w:val="ch2defaultComment"/>
                <w:i w:val="0"/>
                <w:color w:val="auto"/>
                <w:sz w:val="20"/>
                <w:szCs w:val="20"/>
                <w:lang w:val="en-US"/>
              </w:rPr>
              <w:t xml:space="preserve">1  </w:t>
            </w:r>
            <w:r>
              <w:rPr>
                <w:rStyle w:val="ch2defaultComment"/>
                <w:sz w:val="20"/>
                <w:szCs w:val="20"/>
                <w:lang w:val="en-US"/>
              </w:rPr>
              <w:t>#</w:t>
            </w:r>
            <w:proofErr w:type="gramEnd"/>
            <w:r>
              <w:rPr>
                <w:rStyle w:val="ch2defaultComment"/>
                <w:sz w:val="20"/>
                <w:szCs w:val="20"/>
                <w:lang w:val="en-US"/>
              </w:rPr>
              <w:t xml:space="preserve"> 4.2.1</w:t>
            </w:r>
          </w:p>
          <w:p w14:paraId="48F70C70"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w:t>
            </w:r>
            <w:proofErr w:type="gramStart"/>
            <w:r>
              <w:rPr>
                <w:rStyle w:val="ch2defaultText"/>
                <w:sz w:val="20"/>
                <w:szCs w:val="20"/>
                <w:lang w:val="en-US"/>
              </w:rPr>
              <w:t xml:space="preserve">2  </w:t>
            </w:r>
            <w:r>
              <w:rPr>
                <w:rStyle w:val="ch2defaultKeyword"/>
                <w:sz w:val="20"/>
                <w:szCs w:val="20"/>
                <w:lang w:val="en-US"/>
              </w:rPr>
              <w:t>FROM</w:t>
            </w:r>
            <w:proofErr w:type="gramEnd"/>
            <w:r>
              <w:rPr>
                <w:rStyle w:val="ch2defaultTextWhitespace"/>
                <w:sz w:val="20"/>
                <w:szCs w:val="20"/>
                <w:lang w:val="en-US"/>
              </w:rPr>
              <w:t xml:space="preserve"> </w:t>
            </w:r>
            <w:r>
              <w:rPr>
                <w:rStyle w:val="ch2defaultLiteralString"/>
                <w:sz w:val="20"/>
                <w:szCs w:val="20"/>
                <w:lang w:val="en-US"/>
              </w:rPr>
              <w:t>ghcr.io/rocker-org/tidyverse:4.2.1</w:t>
            </w:r>
          </w:p>
          <w:p w14:paraId="48A4F144" w14:textId="77777777" w:rsidR="007C003E" w:rsidRDefault="00412283">
            <w:pPr>
              <w:pStyle w:val="Standard"/>
              <w:shd w:val="clear" w:color="auto" w:fill="F8F8F8"/>
              <w:spacing w:after="0" w:line="190" w:lineRule="atLeast"/>
            </w:pPr>
            <w:r>
              <w:rPr>
                <w:rStyle w:val="ch2defaultText"/>
                <w:sz w:val="20"/>
                <w:szCs w:val="20"/>
                <w:lang w:val="en-US"/>
              </w:rPr>
              <w:t xml:space="preserve"> 3  </w:t>
            </w:r>
          </w:p>
          <w:p w14:paraId="7AC8899A"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w:t>
            </w:r>
            <w:proofErr w:type="gramStart"/>
            <w:r>
              <w:rPr>
                <w:rStyle w:val="ch2defaultText"/>
                <w:sz w:val="20"/>
                <w:szCs w:val="20"/>
                <w:lang w:val="en-US"/>
              </w:rPr>
              <w:t xml:space="preserve">4  </w:t>
            </w:r>
            <w:r>
              <w:rPr>
                <w:rStyle w:val="ch2defaultKeyword"/>
                <w:sz w:val="20"/>
                <w:szCs w:val="20"/>
                <w:lang w:val="en-US"/>
              </w:rPr>
              <w:t>ADD</w:t>
            </w:r>
            <w:proofErr w:type="gramEnd"/>
            <w:r>
              <w:rPr>
                <w:rStyle w:val="ch2defaultTextWhitespace"/>
                <w:sz w:val="20"/>
                <w:szCs w:val="20"/>
                <w:lang w:val="en-US"/>
              </w:rPr>
              <w:t xml:space="preserve"> </w:t>
            </w:r>
            <w:r>
              <w:rPr>
                <w:rStyle w:val="ch2defaultText"/>
                <w:sz w:val="20"/>
                <w:szCs w:val="20"/>
                <w:lang w:val="en-US"/>
              </w:rPr>
              <w:t>docker_scripts/install_system_dep.sh docker_scripts/install_system_dep.sh</w:t>
            </w:r>
          </w:p>
          <w:p w14:paraId="7A53D93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w:t>
            </w:r>
            <w:proofErr w:type="gramStart"/>
            <w:r>
              <w:rPr>
                <w:rStyle w:val="ch2defaultText"/>
                <w:sz w:val="20"/>
                <w:szCs w:val="20"/>
                <w:lang w:val="en-US"/>
              </w:rPr>
              <w:t xml:space="preserve">5  </w:t>
            </w:r>
            <w:r>
              <w:rPr>
                <w:rStyle w:val="ch2defaultKeyword"/>
                <w:sz w:val="20"/>
                <w:szCs w:val="20"/>
                <w:lang w:val="en-US"/>
              </w:rPr>
              <w:t>RUN</w:t>
            </w:r>
            <w:proofErr w:type="gramEnd"/>
            <w:r>
              <w:rPr>
                <w:rStyle w:val="ch2defaultTextWhitespace"/>
                <w:sz w:val="20"/>
                <w:szCs w:val="20"/>
                <w:lang w:val="en-US"/>
              </w:rPr>
              <w:t xml:space="preserve"> </w:t>
            </w:r>
            <w:proofErr w:type="spellStart"/>
            <w:r>
              <w:rPr>
                <w:rStyle w:val="ch2defaultText"/>
                <w:sz w:val="20"/>
                <w:szCs w:val="20"/>
                <w:lang w:val="en-US"/>
              </w:rPr>
              <w:t>chmod</w:t>
            </w:r>
            <w:proofErr w:type="spellEnd"/>
            <w:r>
              <w:rPr>
                <w:rStyle w:val="ch2defaultText"/>
                <w:sz w:val="20"/>
                <w:szCs w:val="20"/>
                <w:lang w:val="en-US"/>
              </w:rPr>
              <w:t xml:space="preserve"> +x docker_scripts/install_system_dep.sh</w:t>
            </w:r>
          </w:p>
          <w:p w14:paraId="7DC13858"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w:t>
            </w:r>
            <w:proofErr w:type="gramStart"/>
            <w:r>
              <w:rPr>
                <w:rStyle w:val="ch2defaultText"/>
                <w:sz w:val="20"/>
                <w:szCs w:val="20"/>
                <w:lang w:val="en-US"/>
              </w:rPr>
              <w:t xml:space="preserve">6  </w:t>
            </w:r>
            <w:r>
              <w:rPr>
                <w:rStyle w:val="ch2defaultKeyword"/>
                <w:sz w:val="20"/>
                <w:szCs w:val="20"/>
                <w:lang w:val="en-US"/>
              </w:rPr>
              <w:t>RUN</w:t>
            </w:r>
            <w:proofErr w:type="gramEnd"/>
            <w:r>
              <w:rPr>
                <w:rStyle w:val="ch2defaultTextWhitespace"/>
                <w:sz w:val="20"/>
                <w:szCs w:val="20"/>
                <w:lang w:val="en-US"/>
              </w:rPr>
              <w:t xml:space="preserve"> </w:t>
            </w:r>
            <w:r>
              <w:rPr>
                <w:rStyle w:val="ch2defaultText"/>
                <w:sz w:val="20"/>
                <w:szCs w:val="20"/>
                <w:lang w:val="en-US"/>
              </w:rPr>
              <w:t>docker_scripts/install_system_dep.sh</w:t>
            </w:r>
          </w:p>
          <w:p w14:paraId="789B83AC"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w:t>
            </w:r>
            <w:proofErr w:type="gramStart"/>
            <w:r>
              <w:rPr>
                <w:rStyle w:val="ch2defaultText"/>
                <w:sz w:val="20"/>
                <w:szCs w:val="20"/>
                <w:lang w:val="en-US"/>
              </w:rPr>
              <w:t xml:space="preserve">7  </w:t>
            </w:r>
            <w:r>
              <w:rPr>
                <w:rStyle w:val="ch2defaultKeyword"/>
                <w:sz w:val="20"/>
                <w:szCs w:val="20"/>
                <w:lang w:val="en-US"/>
              </w:rPr>
              <w:t>ADD</w:t>
            </w:r>
            <w:proofErr w:type="gramEnd"/>
            <w:r>
              <w:rPr>
                <w:rStyle w:val="ch2defaultTextWhitespace"/>
                <w:sz w:val="20"/>
                <w:szCs w:val="20"/>
                <w:lang w:val="en-US"/>
              </w:rPr>
              <w:t xml:space="preserve">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install_script.R</w:t>
            </w:r>
            <w:proofErr w:type="spellEnd"/>
            <w:r>
              <w:rPr>
                <w:rStyle w:val="ch2defaultText"/>
                <w:sz w:val="20"/>
                <w:szCs w:val="20"/>
                <w:lang w:val="en-US"/>
              </w:rPr>
              <w:t xml:space="preserve">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install_script.R</w:t>
            </w:r>
            <w:proofErr w:type="spellEnd"/>
          </w:p>
          <w:p w14:paraId="0117597F"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w:t>
            </w:r>
            <w:proofErr w:type="gramStart"/>
            <w:r>
              <w:rPr>
                <w:rStyle w:val="ch2defaultText"/>
                <w:sz w:val="20"/>
                <w:szCs w:val="20"/>
                <w:lang w:val="en-US"/>
              </w:rPr>
              <w:t xml:space="preserve">8  </w:t>
            </w:r>
            <w:r>
              <w:rPr>
                <w:rStyle w:val="ch2defaultKeyword"/>
                <w:sz w:val="20"/>
                <w:szCs w:val="20"/>
                <w:lang w:val="en-US"/>
              </w:rPr>
              <w:t>RUN</w:t>
            </w:r>
            <w:proofErr w:type="gramEnd"/>
            <w:r>
              <w:rPr>
                <w:rStyle w:val="ch2defaultTextWhitespace"/>
                <w:sz w:val="20"/>
                <w:szCs w:val="20"/>
                <w:lang w:val="en-US"/>
              </w:rPr>
              <w:t xml:space="preserve"> </w:t>
            </w:r>
            <w:proofErr w:type="spellStart"/>
            <w:r>
              <w:rPr>
                <w:rStyle w:val="ch2defaultText"/>
                <w:sz w:val="20"/>
                <w:szCs w:val="20"/>
                <w:lang w:val="en-US"/>
              </w:rPr>
              <w:t>chmod</w:t>
            </w:r>
            <w:proofErr w:type="spellEnd"/>
            <w:r>
              <w:rPr>
                <w:rStyle w:val="ch2defaultText"/>
                <w:sz w:val="20"/>
                <w:szCs w:val="20"/>
                <w:lang w:val="en-US"/>
              </w:rPr>
              <w:t xml:space="preserve"> +x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install_script.R</w:t>
            </w:r>
            <w:proofErr w:type="spellEnd"/>
          </w:p>
          <w:p w14:paraId="77D101EC" w14:textId="77777777" w:rsidR="007C003E" w:rsidRDefault="00412283">
            <w:pPr>
              <w:pStyle w:val="Standard"/>
              <w:shd w:val="clear" w:color="auto" w:fill="F8F8F8"/>
              <w:spacing w:after="0" w:line="190" w:lineRule="atLeast"/>
              <w:rPr>
                <w:rFonts w:ascii="Terminus, DinaRemasterII, 'JetB" w:hAnsi="Terminus, DinaRemasterII, 'JetB"/>
                <w:sz w:val="14"/>
              </w:rPr>
            </w:pPr>
            <w:r>
              <w:rPr>
                <w:rStyle w:val="ch2defaultText"/>
                <w:sz w:val="20"/>
                <w:szCs w:val="20"/>
                <w:lang w:val="en-US"/>
              </w:rPr>
              <w:t xml:space="preserve"> </w:t>
            </w:r>
            <w:proofErr w:type="gramStart"/>
            <w:r>
              <w:rPr>
                <w:rStyle w:val="ch2defaultText"/>
                <w:sz w:val="20"/>
                <w:szCs w:val="20"/>
                <w:lang w:val="en-US"/>
              </w:rPr>
              <w:t xml:space="preserve">9  </w:t>
            </w:r>
            <w:r>
              <w:rPr>
                <w:rStyle w:val="ch2defaultKeyword"/>
                <w:sz w:val="20"/>
                <w:szCs w:val="20"/>
                <w:lang w:val="en-US"/>
              </w:rPr>
              <w:t>RUN</w:t>
            </w:r>
            <w:proofErr w:type="gramEnd"/>
            <w:r>
              <w:rPr>
                <w:rStyle w:val="ch2defaultTextWhitespace"/>
                <w:sz w:val="20"/>
                <w:szCs w:val="20"/>
                <w:lang w:val="en-US"/>
              </w:rPr>
              <w:t xml:space="preserve">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install_script.R</w:t>
            </w:r>
            <w:proofErr w:type="spellEnd"/>
          </w:p>
          <w:p w14:paraId="2843C20F"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10  </w:t>
            </w:r>
            <w:r>
              <w:rPr>
                <w:rStyle w:val="ch2defaultKeyword"/>
                <w:sz w:val="20"/>
                <w:szCs w:val="20"/>
                <w:lang w:val="en-US"/>
              </w:rPr>
              <w:t>ADD</w:t>
            </w:r>
            <w:proofErr w:type="gramEnd"/>
            <w:r>
              <w:rPr>
                <w:rStyle w:val="ch2defaultTextWhitespace"/>
                <w:sz w:val="20"/>
                <w:szCs w:val="20"/>
                <w:lang w:val="en-US"/>
              </w:rPr>
              <w:t xml:space="preserve">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install_bioc_dep.R</w:t>
            </w:r>
            <w:proofErr w:type="spellEnd"/>
            <w:r>
              <w:rPr>
                <w:rStyle w:val="ch2defaultText"/>
                <w:sz w:val="20"/>
                <w:szCs w:val="20"/>
                <w:lang w:val="en-US"/>
              </w:rPr>
              <w:t xml:space="preserve">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install_bioc_dep.R</w:t>
            </w:r>
            <w:proofErr w:type="spellEnd"/>
          </w:p>
          <w:p w14:paraId="4A787A1D"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11  </w:t>
            </w:r>
            <w:r>
              <w:rPr>
                <w:rStyle w:val="ch2defaultKeyword"/>
                <w:sz w:val="20"/>
                <w:szCs w:val="20"/>
                <w:lang w:val="en-US"/>
              </w:rPr>
              <w:t>RUN</w:t>
            </w:r>
            <w:proofErr w:type="gramEnd"/>
            <w:r>
              <w:rPr>
                <w:rStyle w:val="ch2defaultTextWhitespace"/>
                <w:sz w:val="20"/>
                <w:szCs w:val="20"/>
                <w:lang w:val="en-US"/>
              </w:rPr>
              <w:t xml:space="preserve"> </w:t>
            </w:r>
            <w:proofErr w:type="spellStart"/>
            <w:r>
              <w:rPr>
                <w:rStyle w:val="ch2defaultText"/>
                <w:sz w:val="20"/>
                <w:szCs w:val="20"/>
                <w:lang w:val="en-US"/>
              </w:rPr>
              <w:t>chmod</w:t>
            </w:r>
            <w:proofErr w:type="spellEnd"/>
            <w:r>
              <w:rPr>
                <w:rStyle w:val="ch2defaultText"/>
                <w:sz w:val="20"/>
                <w:szCs w:val="20"/>
                <w:lang w:val="en-US"/>
              </w:rPr>
              <w:t xml:space="preserve"> +x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install_bioc_dep.R</w:t>
            </w:r>
            <w:proofErr w:type="spellEnd"/>
          </w:p>
          <w:p w14:paraId="0AF17B03"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12  </w:t>
            </w:r>
            <w:r>
              <w:rPr>
                <w:rStyle w:val="ch2defaultKeyword"/>
                <w:sz w:val="20"/>
                <w:szCs w:val="20"/>
                <w:lang w:val="en-US"/>
              </w:rPr>
              <w:t>RUN</w:t>
            </w:r>
            <w:proofErr w:type="gramEnd"/>
            <w:r>
              <w:rPr>
                <w:rStyle w:val="ch2defaultTextWhitespace"/>
                <w:sz w:val="20"/>
                <w:szCs w:val="20"/>
                <w:lang w:val="en-US"/>
              </w:rPr>
              <w:t xml:space="preserve"> </w:t>
            </w:r>
            <w:proofErr w:type="spellStart"/>
            <w:r>
              <w:rPr>
                <w:rStyle w:val="ch2defaultText"/>
                <w:sz w:val="20"/>
                <w:szCs w:val="20"/>
                <w:lang w:val="en-US"/>
              </w:rPr>
              <w:t>docker_scripts</w:t>
            </w:r>
            <w:proofErr w:type="spellEnd"/>
            <w:r>
              <w:rPr>
                <w:rStyle w:val="ch2defaultText"/>
                <w:sz w:val="20"/>
                <w:szCs w:val="20"/>
                <w:lang w:val="en-US"/>
              </w:rPr>
              <w:t>/</w:t>
            </w:r>
            <w:proofErr w:type="spellStart"/>
            <w:r>
              <w:rPr>
                <w:rStyle w:val="ch2defaultText"/>
                <w:sz w:val="20"/>
                <w:szCs w:val="20"/>
                <w:lang w:val="en-US"/>
              </w:rPr>
              <w:t>install_bioc_dep.R</w:t>
            </w:r>
            <w:proofErr w:type="spellEnd"/>
          </w:p>
          <w:p w14:paraId="6D08D8B6" w14:textId="77777777" w:rsidR="007C003E" w:rsidRDefault="00412283">
            <w:pPr>
              <w:pStyle w:val="Standard"/>
              <w:shd w:val="clear" w:color="auto" w:fill="F8F8F8"/>
              <w:spacing w:after="0" w:line="190" w:lineRule="atLeast"/>
            </w:pPr>
            <w:r>
              <w:rPr>
                <w:rStyle w:val="ch2defaultText"/>
                <w:sz w:val="20"/>
                <w:szCs w:val="20"/>
                <w:lang w:val="en-US"/>
              </w:rPr>
              <w:t xml:space="preserve">13  </w:t>
            </w:r>
          </w:p>
          <w:p w14:paraId="076EA7EB"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Comment"/>
                <w:i w:val="0"/>
                <w:color w:val="auto"/>
                <w:sz w:val="20"/>
                <w:szCs w:val="20"/>
                <w:lang w:val="en-US"/>
              </w:rPr>
              <w:t xml:space="preserve">14  </w:t>
            </w:r>
            <w:r>
              <w:rPr>
                <w:rStyle w:val="ch2defaultComment"/>
                <w:sz w:val="20"/>
                <w:szCs w:val="20"/>
                <w:lang w:val="en-US"/>
              </w:rPr>
              <w:t>#</w:t>
            </w:r>
            <w:proofErr w:type="gramEnd"/>
            <w:r>
              <w:rPr>
                <w:rStyle w:val="ch2defaultComment"/>
                <w:sz w:val="20"/>
                <w:szCs w:val="20"/>
                <w:lang w:val="en-US"/>
              </w:rPr>
              <w:t xml:space="preserve"> Fixes bug</w:t>
            </w:r>
          </w:p>
          <w:p w14:paraId="3B2CA821"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15  </w:t>
            </w:r>
            <w:r>
              <w:rPr>
                <w:rStyle w:val="ch2defaultKeyword"/>
                <w:sz w:val="20"/>
                <w:szCs w:val="20"/>
                <w:lang w:val="en-US"/>
              </w:rPr>
              <w:t>ADD</w:t>
            </w:r>
            <w:proofErr w:type="gramEnd"/>
            <w:r>
              <w:rPr>
                <w:rStyle w:val="ch2defaultTextWhitespace"/>
                <w:sz w:val="20"/>
                <w:szCs w:val="20"/>
                <w:lang w:val="en-US"/>
              </w:rPr>
              <w:t xml:space="preserve"> </w:t>
            </w:r>
            <w:r>
              <w:rPr>
                <w:rStyle w:val="ch2defaultText"/>
                <w:sz w:val="20"/>
                <w:szCs w:val="20"/>
                <w:lang w:val="en-US"/>
              </w:rPr>
              <w:t>docker_scripts/install_fix.sh docker_scripts/install_fix.sh</w:t>
            </w:r>
          </w:p>
          <w:p w14:paraId="3B3AD7F3"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16  </w:t>
            </w:r>
            <w:r>
              <w:rPr>
                <w:rStyle w:val="ch2defaultKeyword"/>
                <w:sz w:val="20"/>
                <w:szCs w:val="20"/>
                <w:lang w:val="en-US"/>
              </w:rPr>
              <w:t>RUN</w:t>
            </w:r>
            <w:proofErr w:type="gramEnd"/>
            <w:r>
              <w:rPr>
                <w:rStyle w:val="ch2defaultTextWhitespace"/>
                <w:sz w:val="20"/>
                <w:szCs w:val="20"/>
                <w:lang w:val="en-US"/>
              </w:rPr>
              <w:t xml:space="preserve"> </w:t>
            </w:r>
            <w:proofErr w:type="spellStart"/>
            <w:r>
              <w:rPr>
                <w:rStyle w:val="ch2defaultText"/>
                <w:sz w:val="20"/>
                <w:szCs w:val="20"/>
                <w:lang w:val="en-US"/>
              </w:rPr>
              <w:t>chmod</w:t>
            </w:r>
            <w:proofErr w:type="spellEnd"/>
            <w:r>
              <w:rPr>
                <w:rStyle w:val="ch2defaultText"/>
                <w:sz w:val="20"/>
                <w:szCs w:val="20"/>
                <w:lang w:val="en-US"/>
              </w:rPr>
              <w:t xml:space="preserve"> +x docker_scripts/install_fix.sh</w:t>
            </w:r>
          </w:p>
          <w:p w14:paraId="5B7B5693"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17  </w:t>
            </w:r>
            <w:r>
              <w:rPr>
                <w:rStyle w:val="ch2defaultKeyword"/>
                <w:sz w:val="20"/>
                <w:szCs w:val="20"/>
                <w:lang w:val="en-US"/>
              </w:rPr>
              <w:t>RUN</w:t>
            </w:r>
            <w:proofErr w:type="gramEnd"/>
            <w:r>
              <w:rPr>
                <w:rStyle w:val="ch2defaultTextWhitespace"/>
                <w:sz w:val="20"/>
                <w:szCs w:val="20"/>
                <w:lang w:val="en-US"/>
              </w:rPr>
              <w:t xml:space="preserve"> </w:t>
            </w:r>
            <w:r>
              <w:rPr>
                <w:rStyle w:val="ch2defaultText"/>
                <w:sz w:val="20"/>
                <w:szCs w:val="20"/>
                <w:lang w:val="en-US"/>
              </w:rPr>
              <w:t xml:space="preserve">ls </w:t>
            </w:r>
            <w:proofErr w:type="spellStart"/>
            <w:r>
              <w:rPr>
                <w:rStyle w:val="ch2defaultText"/>
                <w:sz w:val="20"/>
                <w:szCs w:val="20"/>
                <w:lang w:val="en-US"/>
              </w:rPr>
              <w:t>docker_scripts</w:t>
            </w:r>
            <w:proofErr w:type="spellEnd"/>
            <w:r>
              <w:rPr>
                <w:rStyle w:val="ch2defaultText"/>
                <w:sz w:val="20"/>
                <w:szCs w:val="20"/>
                <w:lang w:val="en-US"/>
              </w:rPr>
              <w:t>/*</w:t>
            </w:r>
          </w:p>
          <w:p w14:paraId="25B52251"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18  </w:t>
            </w:r>
            <w:r>
              <w:rPr>
                <w:rStyle w:val="ch2defaultKeyword"/>
                <w:sz w:val="20"/>
                <w:szCs w:val="20"/>
                <w:lang w:val="en-US"/>
              </w:rPr>
              <w:t>RUN</w:t>
            </w:r>
            <w:proofErr w:type="gramEnd"/>
            <w:r>
              <w:rPr>
                <w:rStyle w:val="ch2defaultTextWhitespace"/>
                <w:sz w:val="20"/>
                <w:szCs w:val="20"/>
                <w:lang w:val="en-US"/>
              </w:rPr>
              <w:t xml:space="preserve"> </w:t>
            </w:r>
            <w:r>
              <w:rPr>
                <w:rStyle w:val="ch2defaultText"/>
                <w:sz w:val="20"/>
                <w:szCs w:val="20"/>
                <w:lang w:val="en-US"/>
              </w:rPr>
              <w:t>docker_scripts/install_fix.sh</w:t>
            </w:r>
          </w:p>
          <w:p w14:paraId="30F239E5" w14:textId="77777777" w:rsidR="007C003E" w:rsidRDefault="00412283">
            <w:pPr>
              <w:pStyle w:val="Standard"/>
              <w:shd w:val="clear" w:color="auto" w:fill="F8F8F8"/>
              <w:spacing w:after="0" w:line="190" w:lineRule="atLeast"/>
            </w:pPr>
            <w:r>
              <w:rPr>
                <w:rStyle w:val="ch2defaultText"/>
                <w:sz w:val="20"/>
                <w:szCs w:val="20"/>
                <w:lang w:val="en-US"/>
              </w:rPr>
              <w:t xml:space="preserve">19  </w:t>
            </w:r>
          </w:p>
          <w:p w14:paraId="57A3D012" w14:textId="77777777" w:rsidR="007C003E" w:rsidRDefault="00412283">
            <w:pPr>
              <w:pStyle w:val="Standard"/>
              <w:shd w:val="clear" w:color="auto" w:fill="F8F8F8"/>
              <w:spacing w:after="0" w:line="190" w:lineRule="atLeast"/>
            </w:pPr>
            <w:proofErr w:type="gramStart"/>
            <w:r>
              <w:rPr>
                <w:rStyle w:val="ch2defaultText"/>
                <w:rFonts w:ascii="Terminus, DinaRemasterII, 'JetB" w:hAnsi="Terminus, DinaRemasterII, 'JetB"/>
                <w:sz w:val="20"/>
                <w:szCs w:val="20"/>
                <w:lang w:val="en-US"/>
              </w:rPr>
              <w:t xml:space="preserve">20  </w:t>
            </w:r>
            <w:r>
              <w:rPr>
                <w:rStyle w:val="ch2defaultKeyword"/>
                <w:rFonts w:ascii="Terminus, DinaRemasterII, 'JetB" w:hAnsi="Terminus, DinaRemasterII, 'JetB"/>
                <w:sz w:val="20"/>
                <w:szCs w:val="20"/>
                <w:lang w:val="en-US"/>
              </w:rPr>
              <w:t>CMD</w:t>
            </w:r>
            <w:proofErr w:type="gramEnd"/>
            <w:r>
              <w:rPr>
                <w:rStyle w:val="ch2defaultTextWhitespace"/>
                <w:rFonts w:ascii="Terminus, DinaRemasterII, 'JetB" w:hAnsi="Terminus, DinaRemasterII, 'JetB"/>
                <w:sz w:val="20"/>
                <w:szCs w:val="20"/>
                <w:lang w:val="en-US"/>
              </w:rPr>
              <w:t xml:space="preserve"> </w:t>
            </w:r>
            <w:r>
              <w:rPr>
                <w:rStyle w:val="ch2defaultPunctuation"/>
                <w:rFonts w:ascii="Terminus, DinaRemasterII, 'JetB" w:hAnsi="Terminus, DinaRemasterII, 'JetB"/>
                <w:sz w:val="20"/>
                <w:szCs w:val="20"/>
                <w:lang w:val="en-US"/>
              </w:rPr>
              <w:t>[</w:t>
            </w:r>
            <w:r>
              <w:rPr>
                <w:rStyle w:val="ch2defaultLiteralStringDouble"/>
                <w:rFonts w:ascii="Terminus, DinaRemasterII, 'JetB" w:hAnsi="Terminus, DinaRemasterII, 'JetB"/>
                <w:sz w:val="20"/>
                <w:szCs w:val="20"/>
                <w:lang w:val="en-US"/>
              </w:rPr>
              <w:t>"</w:t>
            </w:r>
            <w:proofErr w:type="spellStart"/>
            <w:r>
              <w:rPr>
                <w:rStyle w:val="ch2defaultLiteralStringDouble"/>
                <w:rFonts w:ascii="Terminus, DinaRemasterII, 'JetB" w:hAnsi="Terminus, DinaRemasterII, 'JetB"/>
                <w:sz w:val="20"/>
                <w:szCs w:val="20"/>
                <w:lang w:val="en-US"/>
              </w:rPr>
              <w:t>sh</w:t>
            </w:r>
            <w:proofErr w:type="spellEnd"/>
            <w:r>
              <w:rPr>
                <w:rStyle w:val="ch2defaultLiteralStringDouble"/>
                <w:rFonts w:ascii="Terminus, DinaRemasterII, 'JetB" w:hAnsi="Terminus, DinaRemasterII, 'JetB"/>
                <w:sz w:val="20"/>
                <w:szCs w:val="20"/>
                <w:lang w:val="en-US"/>
              </w:rPr>
              <w:t>"</w:t>
            </w:r>
            <w:r>
              <w:rPr>
                <w:rStyle w:val="ch2defaultPunctuation"/>
                <w:rFonts w:ascii="Terminus, DinaRemasterII, 'JetB" w:hAnsi="Terminus, DinaRemasterII, 'JetB"/>
                <w:sz w:val="20"/>
                <w:szCs w:val="20"/>
                <w:lang w:val="en-US"/>
              </w:rPr>
              <w:t>]</w:t>
            </w:r>
          </w:p>
        </w:tc>
      </w:tr>
    </w:tbl>
    <w:p w14:paraId="2F474072" w14:textId="77777777" w:rsidR="007C003E" w:rsidRDefault="007C003E">
      <w:pPr>
        <w:pStyle w:val="Textbody"/>
        <w:rPr>
          <w:lang w:val="en-US"/>
        </w:rPr>
      </w:pPr>
    </w:p>
    <w:p w14:paraId="5B802091" w14:textId="77777777" w:rsidR="007C003E" w:rsidRDefault="00412283">
      <w:pPr>
        <w:pStyle w:val="Textbody"/>
        <w:rPr>
          <w:lang w:val="en-US"/>
        </w:rPr>
      </w:pPr>
      <w:r>
        <w:rPr>
          <w:lang w:val="en-US"/>
        </w:rPr>
        <w:t>A shell script, Code 11, that runs the whole pipeline inside the container is included:</w:t>
      </w:r>
    </w:p>
    <w:p w14:paraId="5D6E3BA2" w14:textId="77777777" w:rsidR="007C003E" w:rsidRDefault="00412283">
      <w:pPr>
        <w:pStyle w:val="Code"/>
        <w:keepNext/>
        <w:rPr>
          <w:lang w:val="en-US"/>
        </w:rPr>
      </w:pPr>
      <w:r>
        <w:rPr>
          <w:lang w:val="en-US"/>
        </w:rPr>
        <w:t>Code 11: run_in_docker.sh contents</w:t>
      </w:r>
    </w:p>
    <w:tbl>
      <w:tblPr>
        <w:tblW w:w="8504" w:type="dxa"/>
        <w:tblLayout w:type="fixed"/>
        <w:tblCellMar>
          <w:left w:w="10" w:type="dxa"/>
          <w:right w:w="10" w:type="dxa"/>
        </w:tblCellMar>
        <w:tblLook w:val="0000" w:firstRow="0" w:lastRow="0" w:firstColumn="0" w:lastColumn="0" w:noHBand="0" w:noVBand="0"/>
      </w:tblPr>
      <w:tblGrid>
        <w:gridCol w:w="8504"/>
      </w:tblGrid>
      <w:tr w:rsidR="007C003E" w14:paraId="669E3684" w14:textId="77777777">
        <w:tc>
          <w:tcPr>
            <w:tcW w:w="8504" w:type="dxa"/>
          </w:tcPr>
          <w:p w14:paraId="68F29156"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1  docker</w:t>
            </w:r>
            <w:proofErr w:type="gramEnd"/>
            <w:r>
              <w:rPr>
                <w:rStyle w:val="ch2defaultText"/>
                <w:sz w:val="20"/>
                <w:szCs w:val="20"/>
                <w:lang w:val="en-US"/>
              </w:rPr>
              <w:t xml:space="preserve"> run --name </w:t>
            </w:r>
            <w:proofErr w:type="spellStart"/>
            <w:r>
              <w:rPr>
                <w:rStyle w:val="ch2defaultText"/>
                <w:sz w:val="20"/>
                <w:szCs w:val="20"/>
                <w:lang w:val="en-US"/>
              </w:rPr>
              <w:t>target_trial</w:t>
            </w:r>
            <w:proofErr w:type="spellEnd"/>
            <w:r>
              <w:rPr>
                <w:rStyle w:val="ch2defaultText"/>
                <w:sz w:val="20"/>
                <w:szCs w:val="20"/>
                <w:lang w:val="en-US"/>
              </w:rPr>
              <w:t xml:space="preserve"> -v </w:t>
            </w:r>
            <w:r>
              <w:rPr>
                <w:rStyle w:val="ch2defaultKeyword"/>
                <w:sz w:val="20"/>
                <w:szCs w:val="20"/>
                <w:lang w:val="en-US"/>
              </w:rPr>
              <w:t>$(</w:t>
            </w:r>
            <w:proofErr w:type="spellStart"/>
            <w:r>
              <w:rPr>
                <w:rStyle w:val="ch2defaultNameBuiltin"/>
                <w:sz w:val="20"/>
                <w:szCs w:val="20"/>
                <w:lang w:val="en-US"/>
              </w:rPr>
              <w:t>pwd</w:t>
            </w:r>
            <w:proofErr w:type="spellEnd"/>
            <w:r>
              <w:rPr>
                <w:rStyle w:val="ch2defaultKeyword"/>
                <w:sz w:val="20"/>
                <w:szCs w:val="20"/>
                <w:lang w:val="en-US"/>
              </w:rPr>
              <w:t>)</w:t>
            </w:r>
            <w:r>
              <w:rPr>
                <w:rStyle w:val="ch2defaultText"/>
                <w:sz w:val="20"/>
                <w:szCs w:val="20"/>
                <w:lang w:val="en-US"/>
              </w:rPr>
              <w:t xml:space="preserve">/:/workspace -w /workspace --rm </w:t>
            </w:r>
            <w:proofErr w:type="spellStart"/>
            <w:r>
              <w:rPr>
                <w:rStyle w:val="ch2defaultText"/>
                <w:sz w:val="20"/>
                <w:szCs w:val="20"/>
                <w:lang w:val="en-US"/>
              </w:rPr>
              <w:t>uoc:final</w:t>
            </w:r>
            <w:proofErr w:type="spellEnd"/>
            <w:r>
              <w:rPr>
                <w:rStyle w:val="ch2defaultText"/>
                <w:sz w:val="20"/>
                <w:szCs w:val="20"/>
                <w:lang w:val="en-US"/>
              </w:rPr>
              <w:t xml:space="preserve"> </w:t>
            </w:r>
            <w:proofErr w:type="spellStart"/>
            <w:r>
              <w:rPr>
                <w:rStyle w:val="ch2defaultText"/>
                <w:sz w:val="20"/>
                <w:szCs w:val="20"/>
                <w:lang w:val="en-US"/>
              </w:rPr>
              <w:t>Rscript</w:t>
            </w:r>
            <w:proofErr w:type="spellEnd"/>
            <w:r>
              <w:rPr>
                <w:rStyle w:val="ch2defaultText"/>
                <w:sz w:val="20"/>
                <w:szCs w:val="20"/>
                <w:lang w:val="en-US"/>
              </w:rPr>
              <w:t xml:space="preserve"> -e </w:t>
            </w:r>
            <w:r>
              <w:rPr>
                <w:rStyle w:val="ch2defaultLiteralStringDouble"/>
                <w:sz w:val="20"/>
                <w:szCs w:val="20"/>
                <w:lang w:val="en-US"/>
              </w:rPr>
              <w:t>"targets_::</w:t>
            </w:r>
            <w:proofErr w:type="spellStart"/>
            <w:r>
              <w:rPr>
                <w:rStyle w:val="ch2defaultLiteralStringDouble"/>
                <w:sz w:val="20"/>
                <w:szCs w:val="20"/>
                <w:lang w:val="en-US"/>
              </w:rPr>
              <w:t>tar_make</w:t>
            </w:r>
            <w:proofErr w:type="spellEnd"/>
            <w:r>
              <w:rPr>
                <w:rStyle w:val="ch2defaultLiteralStringDouble"/>
                <w:sz w:val="20"/>
                <w:szCs w:val="20"/>
                <w:lang w:val="en-US"/>
              </w:rPr>
              <w:t>()"</w:t>
            </w:r>
          </w:p>
          <w:p w14:paraId="3CBE8821" w14:textId="77777777" w:rsidR="007C003E" w:rsidRDefault="00412283">
            <w:pPr>
              <w:pStyle w:val="Standard"/>
              <w:shd w:val="clear" w:color="auto" w:fill="F8F8F8"/>
              <w:spacing w:after="0" w:line="190" w:lineRule="atLeast"/>
              <w:rPr>
                <w:rFonts w:ascii="Terminus, DinaRemasterII, 'JetB" w:hAnsi="Terminus, DinaRemasterII, 'JetB"/>
                <w:sz w:val="14"/>
              </w:rPr>
            </w:pPr>
            <w:proofErr w:type="gramStart"/>
            <w:r>
              <w:rPr>
                <w:rStyle w:val="ch2defaultText"/>
                <w:sz w:val="20"/>
                <w:szCs w:val="20"/>
                <w:lang w:val="en-US"/>
              </w:rPr>
              <w:t xml:space="preserve">2  </w:t>
            </w:r>
            <w:r>
              <w:rPr>
                <w:rStyle w:val="ch2defaultNameBuiltin"/>
                <w:sz w:val="20"/>
                <w:szCs w:val="20"/>
                <w:lang w:val="en-US"/>
              </w:rPr>
              <w:t>echo</w:t>
            </w:r>
            <w:proofErr w:type="gramEnd"/>
            <w:r>
              <w:rPr>
                <w:rStyle w:val="ch2defaultText"/>
                <w:sz w:val="20"/>
                <w:szCs w:val="20"/>
                <w:lang w:val="en-US"/>
              </w:rPr>
              <w:t xml:space="preserve"> </w:t>
            </w:r>
            <w:r>
              <w:rPr>
                <w:rStyle w:val="ch2defaultLiteralStringDouble"/>
                <w:sz w:val="20"/>
                <w:szCs w:val="20"/>
                <w:lang w:val="en-US"/>
              </w:rPr>
              <w:t>"Remember the property of _targets is transferred to root due to running the pipeline in a docker!"</w:t>
            </w:r>
          </w:p>
          <w:p w14:paraId="74792570" w14:textId="77777777" w:rsidR="007C003E" w:rsidRDefault="00412283">
            <w:pPr>
              <w:pStyle w:val="Standard"/>
              <w:shd w:val="clear" w:color="auto" w:fill="F8F8F8"/>
              <w:spacing w:after="0" w:line="190" w:lineRule="atLeast"/>
            </w:pPr>
            <w:proofErr w:type="gramStart"/>
            <w:r>
              <w:rPr>
                <w:rStyle w:val="ch2defaultText"/>
                <w:rFonts w:ascii="Terminus, DinaRemasterII, 'JetB" w:hAnsi="Terminus, DinaRemasterII, 'JetB"/>
                <w:sz w:val="20"/>
                <w:szCs w:val="20"/>
                <w:lang w:val="en-US"/>
              </w:rPr>
              <w:t xml:space="preserve">3  </w:t>
            </w:r>
            <w:r>
              <w:rPr>
                <w:rStyle w:val="ch2defaultNameBuiltin"/>
                <w:rFonts w:ascii="Terminus, DinaRemasterII, 'JetB" w:hAnsi="Terminus, DinaRemasterII, 'JetB"/>
                <w:sz w:val="20"/>
                <w:szCs w:val="20"/>
                <w:lang w:val="en-US"/>
              </w:rPr>
              <w:t>echo</w:t>
            </w:r>
            <w:proofErr w:type="gramEnd"/>
            <w:r>
              <w:rPr>
                <w:rStyle w:val="ch2defaultText"/>
                <w:rFonts w:ascii="Terminus, DinaRemasterII, 'JetB" w:hAnsi="Terminus, DinaRemasterII, 'JetB"/>
                <w:sz w:val="20"/>
                <w:szCs w:val="20"/>
                <w:lang w:val="en-US"/>
              </w:rPr>
              <w:t xml:space="preserve"> </w:t>
            </w:r>
            <w:r>
              <w:rPr>
                <w:rStyle w:val="ch2defaultLiteralStringDouble"/>
                <w:rFonts w:ascii="Terminus, DinaRemasterII, 'JetB" w:hAnsi="Terminus, DinaRemasterII, 'JetB"/>
                <w:sz w:val="20"/>
                <w:szCs w:val="20"/>
                <w:lang w:val="en-US"/>
              </w:rPr>
              <w:t xml:space="preserve">"Return property to the current user running: </w:t>
            </w:r>
            <w:proofErr w:type="spellStart"/>
            <w:r>
              <w:rPr>
                <w:rStyle w:val="ch2defaultLiteralStringDouble"/>
                <w:rFonts w:ascii="Terminus, DinaRemasterII, 'JetB" w:hAnsi="Terminus, DinaRemasterII, 'JetB"/>
                <w:sz w:val="20"/>
                <w:szCs w:val="20"/>
                <w:lang w:val="en-US"/>
              </w:rPr>
              <w:t>sudo</w:t>
            </w:r>
            <w:proofErr w:type="spellEnd"/>
            <w:r>
              <w:rPr>
                <w:rStyle w:val="ch2defaultLiteralStringDouble"/>
                <w:rFonts w:ascii="Terminus, DinaRemasterII, 'JetB" w:hAnsi="Terminus, DinaRemasterII, 'JetB"/>
                <w:sz w:val="20"/>
                <w:szCs w:val="20"/>
                <w:lang w:val="en-US"/>
              </w:rPr>
              <w:t xml:space="preserve"> </w:t>
            </w:r>
            <w:proofErr w:type="spellStart"/>
            <w:r>
              <w:rPr>
                <w:rStyle w:val="ch2defaultLiteralStringDouble"/>
                <w:rFonts w:ascii="Terminus, DinaRemasterII, 'JetB" w:hAnsi="Terminus, DinaRemasterII, 'JetB"/>
                <w:sz w:val="20"/>
                <w:szCs w:val="20"/>
                <w:lang w:val="en-US"/>
              </w:rPr>
              <w:t>chown</w:t>
            </w:r>
            <w:proofErr w:type="spellEnd"/>
            <w:r>
              <w:rPr>
                <w:rStyle w:val="ch2defaultLiteralStringDouble"/>
                <w:rFonts w:ascii="Terminus, DinaRemasterII, 'JetB" w:hAnsi="Terminus, DinaRemasterII, 'JetB"/>
                <w:sz w:val="20"/>
                <w:szCs w:val="20"/>
                <w:lang w:val="en-US"/>
              </w:rPr>
              <w:t xml:space="preserve"> -R </w:t>
            </w:r>
            <w:r>
              <w:rPr>
                <w:rStyle w:val="ch2defaultLiteralStringInterpol"/>
                <w:rFonts w:ascii="Terminus, DinaRemasterII, 'JetB" w:hAnsi="Terminus, DinaRemasterII, 'JetB"/>
                <w:sz w:val="20"/>
                <w:szCs w:val="20"/>
                <w:lang w:val="en-US"/>
              </w:rPr>
              <w:t>${</w:t>
            </w:r>
            <w:r>
              <w:rPr>
                <w:rStyle w:val="ch2defaultNameVariable"/>
                <w:rFonts w:ascii="Terminus, DinaRemasterII, 'JetB" w:hAnsi="Terminus, DinaRemasterII, 'JetB"/>
                <w:sz w:val="20"/>
                <w:szCs w:val="20"/>
                <w:lang w:val="en-US"/>
              </w:rPr>
              <w:t>USER</w:t>
            </w:r>
            <w:r>
              <w:rPr>
                <w:rStyle w:val="ch2defaultLiteralStringInterpol"/>
                <w:rFonts w:ascii="Terminus, DinaRemasterII, 'JetB" w:hAnsi="Terminus, DinaRemasterII, 'JetB"/>
                <w:sz w:val="20"/>
                <w:szCs w:val="20"/>
                <w:lang w:val="en-US"/>
              </w:rPr>
              <w:t>}</w:t>
            </w:r>
            <w:r>
              <w:rPr>
                <w:rStyle w:val="ch2defaultLiteralStringDouble"/>
                <w:rFonts w:ascii="Terminus, DinaRemasterII, 'JetB" w:hAnsi="Terminus, DinaRemasterII, 'JetB"/>
                <w:sz w:val="20"/>
                <w:szCs w:val="20"/>
                <w:lang w:val="en-US"/>
              </w:rPr>
              <w:t xml:space="preserve"> ./_targets"</w:t>
            </w:r>
          </w:p>
        </w:tc>
      </w:tr>
    </w:tbl>
    <w:p w14:paraId="5E9E5778" w14:textId="77777777" w:rsidR="007C003E" w:rsidRDefault="007C003E">
      <w:pPr>
        <w:pStyle w:val="Textbody"/>
        <w:rPr>
          <w:lang w:val="en-US"/>
        </w:rPr>
      </w:pPr>
    </w:p>
    <w:p w14:paraId="7B8E778C" w14:textId="77777777" w:rsidR="007C003E" w:rsidRDefault="00412283">
      <w:pPr>
        <w:pStyle w:val="Textbody"/>
        <w:rPr>
          <w:lang w:val="en-US"/>
        </w:rPr>
      </w:pPr>
      <w:r>
        <w:rPr>
          <w:lang w:val="en-US"/>
        </w:rPr>
        <w:t>This shell script makes several assumptions, easily changed for another use case:</w:t>
      </w:r>
    </w:p>
    <w:p w14:paraId="238D37B6" w14:textId="77777777" w:rsidR="007C003E" w:rsidRDefault="00412283">
      <w:pPr>
        <w:pStyle w:val="Textbody"/>
        <w:numPr>
          <w:ilvl w:val="0"/>
          <w:numId w:val="28"/>
        </w:numPr>
        <w:rPr>
          <w:lang w:val="en-US"/>
        </w:rPr>
      </w:pPr>
      <w:r>
        <w:rPr>
          <w:lang w:val="en-US"/>
        </w:rPr>
        <w:t xml:space="preserve">The Docker image name is tag is </w:t>
      </w:r>
      <w:proofErr w:type="spellStart"/>
      <w:proofErr w:type="gramStart"/>
      <w:r>
        <w:rPr>
          <w:i/>
          <w:iCs/>
          <w:lang w:val="en-US"/>
        </w:rPr>
        <w:t>uoc:final</w:t>
      </w:r>
      <w:proofErr w:type="spellEnd"/>
      <w:proofErr w:type="gramEnd"/>
    </w:p>
    <w:p w14:paraId="7B9F12B6" w14:textId="77777777" w:rsidR="007C003E" w:rsidRDefault="00412283">
      <w:pPr>
        <w:pStyle w:val="Textbody"/>
        <w:numPr>
          <w:ilvl w:val="0"/>
          <w:numId w:val="28"/>
        </w:numPr>
        <w:rPr>
          <w:lang w:val="en-US"/>
        </w:rPr>
      </w:pPr>
      <w:r>
        <w:rPr>
          <w:lang w:val="en-US"/>
        </w:rPr>
        <w:lastRenderedPageBreak/>
        <w:t>The Docker command will be invoked from the base folder of the pipeline.</w:t>
      </w:r>
    </w:p>
    <w:p w14:paraId="209DC8E7" w14:textId="77777777" w:rsidR="007C003E" w:rsidRDefault="00412283">
      <w:pPr>
        <w:pStyle w:val="Textbody"/>
        <w:rPr>
          <w:lang w:val="en-US"/>
        </w:rPr>
      </w:pPr>
      <w:r>
        <w:rPr>
          <w:lang w:val="en-US"/>
        </w:rPr>
        <w:t xml:space="preserve">The Docker call will mount the pipeline folder inside the running Docker and execute the command at the end of the call. As the results are saved in the same pipeline folder they will be available once the command is run inside the Docker. As indicated in the messages of the shell script, one particularity in Unix systems is that the results folder will be owned by the </w:t>
      </w:r>
      <w:r>
        <w:rPr>
          <w:i/>
          <w:iCs/>
          <w:lang w:val="en-US"/>
        </w:rPr>
        <w:t>root</w:t>
      </w:r>
      <w:r>
        <w:rPr>
          <w:lang w:val="en-US"/>
        </w:rPr>
        <w:t xml:space="preserve"> or </w:t>
      </w:r>
      <w:r>
        <w:rPr>
          <w:i/>
          <w:iCs/>
          <w:lang w:val="en-US"/>
        </w:rPr>
        <w:t>docker</w:t>
      </w:r>
      <w:r>
        <w:rPr>
          <w:lang w:val="en-US"/>
        </w:rPr>
        <w:t xml:space="preserve"> user. This are superusers and usually those folders cannot be accessed or modified by a regular user, therefore, at the end of the execution the ownership of those folders must be modified.</w:t>
      </w:r>
    </w:p>
    <w:p w14:paraId="60311843" w14:textId="77777777" w:rsidR="007C003E" w:rsidRDefault="00412283">
      <w:pPr>
        <w:pStyle w:val="Ttulo1"/>
        <w:rPr>
          <w:lang w:val="en-US"/>
        </w:rPr>
      </w:pPr>
      <w:bookmarkStart w:id="81" w:name="__RefHeading___Toc5964_603460854"/>
      <w:r>
        <w:rPr>
          <w:lang w:val="en-US"/>
        </w:rPr>
        <w:t>R/Shiny Application</w:t>
      </w:r>
      <w:bookmarkEnd w:id="81"/>
    </w:p>
    <w:p w14:paraId="567CB414" w14:textId="77777777" w:rsidR="007C003E" w:rsidRDefault="00412283">
      <w:pPr>
        <w:pStyle w:val="Textbody"/>
        <w:rPr>
          <w:lang w:val="en-US"/>
        </w:rPr>
      </w:pPr>
      <w:r>
        <w:rPr>
          <w:lang w:val="en-US"/>
        </w:rPr>
        <w:t>An R/Shiny application to visualize and explore the results of the contrasts was implemented.</w:t>
      </w:r>
    </w:p>
    <w:p w14:paraId="09155922" w14:textId="77777777" w:rsidR="007C003E" w:rsidRDefault="00412283">
      <w:pPr>
        <w:pStyle w:val="Textbody"/>
        <w:rPr>
          <w:lang w:val="en-US"/>
        </w:rPr>
      </w:pPr>
      <w:r>
        <w:rPr>
          <w:noProof/>
          <w:lang w:val="en-US"/>
        </w:rPr>
        <mc:AlternateContent>
          <mc:Choice Requires="wps">
            <w:drawing>
              <wp:anchor distT="0" distB="0" distL="114300" distR="114300" simplePos="0" relativeHeight="69" behindDoc="0" locked="0" layoutInCell="1" allowOverlap="1" wp14:anchorId="438389E6" wp14:editId="284E041D">
                <wp:simplePos x="0" y="0"/>
                <wp:positionH relativeFrom="column">
                  <wp:align>center</wp:align>
                </wp:positionH>
                <wp:positionV relativeFrom="paragraph">
                  <wp:align>top</wp:align>
                </wp:positionV>
                <wp:extent cx="5399989" cy="2298618"/>
                <wp:effectExtent l="0" t="0" r="0" b="0"/>
                <wp:wrapSquare wrapText="bothSides"/>
                <wp:docPr id="27" name="Frame14"/>
                <wp:cNvGraphicFramePr/>
                <a:graphic xmlns:a="http://schemas.openxmlformats.org/drawingml/2006/main">
                  <a:graphicData uri="http://schemas.microsoft.com/office/word/2010/wordprocessingShape">
                    <wps:wsp>
                      <wps:cNvSpPr txBox="1"/>
                      <wps:spPr>
                        <a:xfrm>
                          <a:off x="0" y="0"/>
                          <a:ext cx="5399989" cy="2298618"/>
                        </a:xfrm>
                        <a:prstGeom prst="rect">
                          <a:avLst/>
                        </a:prstGeom>
                        <a:ln>
                          <a:noFill/>
                          <a:prstDash/>
                        </a:ln>
                      </wps:spPr>
                      <wps:txbx>
                        <w:txbxContent>
                          <w:p w14:paraId="144C83B9" w14:textId="77777777" w:rsidR="001D06A7" w:rsidRDefault="001D06A7">
                            <w:pPr>
                              <w:pStyle w:val="Figure"/>
                            </w:pPr>
                            <w:r>
                              <w:rPr>
                                <w:noProof/>
                              </w:rPr>
                              <w:drawing>
                                <wp:inline distT="0" distB="0" distL="0" distR="0" wp14:anchorId="2C610E1B" wp14:editId="2266F761">
                                  <wp:extent cx="5399989" cy="2294321"/>
                                  <wp:effectExtent l="0" t="0" r="0" b="0"/>
                                  <wp:docPr id="2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399989" cy="2294321"/>
                                          </a:xfrm>
                                          <a:prstGeom prst="rect">
                                            <a:avLst/>
                                          </a:prstGeom>
                                        </pic:spPr>
                                      </pic:pic>
                                    </a:graphicData>
                                  </a:graphic>
                                </wp:inline>
                              </w:drawing>
                            </w:r>
                            <w:proofErr w:type="spellStart"/>
                            <w:r>
                              <w:t>Figure</w:t>
                            </w:r>
                            <w:proofErr w:type="spellEnd"/>
                            <w:r>
                              <w:t xml:space="preserve"> 5: </w:t>
                            </w:r>
                            <w:proofErr w:type="spellStart"/>
                            <w:r>
                              <w:t>Application</w:t>
                            </w:r>
                            <w:proofErr w:type="spellEnd"/>
                            <w:r>
                              <w:t xml:space="preserve"> </w:t>
                            </w:r>
                            <w:proofErr w:type="spellStart"/>
                            <w:r>
                              <w:t>screenshot</w:t>
                            </w:r>
                            <w:proofErr w:type="spellEnd"/>
                          </w:p>
                        </w:txbxContent>
                      </wps:txbx>
                      <wps:bodyPr wrap="none" lIns="0" tIns="0" rIns="0" bIns="0" compatLnSpc="0">
                        <a:spAutoFit/>
                      </wps:bodyPr>
                    </wps:wsp>
                  </a:graphicData>
                </a:graphic>
              </wp:anchor>
            </w:drawing>
          </mc:Choice>
          <mc:Fallback>
            <w:pict>
              <v:shape w14:anchorId="438389E6" id="Frame14" o:spid="_x0000_s1031" type="#_x0000_t202" style="position:absolute;left:0;text-align:left;margin-left:0;margin-top:0;width:425.2pt;height:181pt;z-index:6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" filled="f" stroked="f">
                <v:textbox style="mso-fit-shape-to-text:t" inset="0,0,0,0">
                  <w:txbxContent>
                    <w:p w14:paraId="144C83B9" w14:textId="77777777" w:rsidR="001D06A7" w:rsidRDefault="001D06A7">
                      <w:pPr>
                        <w:pStyle w:val="Figure"/>
                      </w:pPr>
                      <w:r>
                        <w:rPr>
                          <w:noProof/>
                        </w:rPr>
                        <w:drawing>
                          <wp:inline distT="0" distB="0" distL="0" distR="0" wp14:anchorId="2C610E1B" wp14:editId="2266F761">
                            <wp:extent cx="5399989" cy="2294321"/>
                            <wp:effectExtent l="0" t="0" r="0" b="0"/>
                            <wp:docPr id="26"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5399989" cy="2294321"/>
                                    </a:xfrm>
                                    <a:prstGeom prst="rect">
                                      <a:avLst/>
                                    </a:prstGeom>
                                  </pic:spPr>
                                </pic:pic>
                              </a:graphicData>
                            </a:graphic>
                          </wp:inline>
                        </w:drawing>
                      </w:r>
                      <w:proofErr w:type="spellStart"/>
                      <w:r>
                        <w:t>Figure</w:t>
                      </w:r>
                      <w:proofErr w:type="spellEnd"/>
                      <w:r>
                        <w:t xml:space="preserve"> 5: </w:t>
                      </w:r>
                      <w:proofErr w:type="spellStart"/>
                      <w:r>
                        <w:t>Application</w:t>
                      </w:r>
                      <w:proofErr w:type="spellEnd"/>
                      <w:r>
                        <w:t xml:space="preserve"> </w:t>
                      </w:r>
                      <w:proofErr w:type="spellStart"/>
                      <w:r>
                        <w:t>screenshot</w:t>
                      </w:r>
                      <w:proofErr w:type="spellEnd"/>
                    </w:p>
                  </w:txbxContent>
                </v:textbox>
                <w10:wrap type="square"/>
              </v:shape>
            </w:pict>
          </mc:Fallback>
        </mc:AlternateContent>
      </w:r>
    </w:p>
    <w:p w14:paraId="1309161E" w14:textId="25F720B2" w:rsidR="007C003E" w:rsidRDefault="00412283">
      <w:pPr>
        <w:pStyle w:val="Textbody"/>
        <w:rPr>
          <w:lang w:val="en-US"/>
        </w:rPr>
      </w:pPr>
      <w:r>
        <w:rPr>
          <w:lang w:val="en-US"/>
        </w:rPr>
        <w:t>As seen in Figure 5, the application</w:t>
      </w:r>
      <w:del w:id="82" w:author="Ferrer Almirall, Mireia" w:date="2023-01-09T10:49:00Z">
        <w:r w:rsidDel="00AC379A">
          <w:rPr>
            <w:lang w:val="en-US"/>
          </w:rPr>
          <w:delText>s</w:delText>
        </w:r>
      </w:del>
      <w:r>
        <w:rPr>
          <w:lang w:val="en-US"/>
        </w:rPr>
        <w:t xml:space="preserve"> includes:</w:t>
      </w:r>
    </w:p>
    <w:p w14:paraId="5EA2292E" w14:textId="77777777" w:rsidR="007C003E" w:rsidRDefault="00412283">
      <w:pPr>
        <w:pStyle w:val="Textbody"/>
        <w:numPr>
          <w:ilvl w:val="0"/>
          <w:numId w:val="29"/>
        </w:numPr>
        <w:rPr>
          <w:lang w:val="en-US"/>
        </w:rPr>
      </w:pPr>
      <w:r>
        <w:rPr>
          <w:lang w:val="en-US"/>
        </w:rPr>
        <w:t>A control for selecting the p value threshold and if it should be applied over the adjusted or unadjusted p-value to select genes</w:t>
      </w:r>
    </w:p>
    <w:p w14:paraId="0E12B0F7" w14:textId="77777777" w:rsidR="007C003E" w:rsidRDefault="00412283">
      <w:pPr>
        <w:pStyle w:val="Textbody"/>
        <w:numPr>
          <w:ilvl w:val="0"/>
          <w:numId w:val="29"/>
        </w:numPr>
        <w:rPr>
          <w:lang w:val="en-US"/>
        </w:rPr>
      </w:pPr>
      <w:r>
        <w:rPr>
          <w:lang w:val="en-US"/>
        </w:rPr>
        <w:t>A control for including limits depending on the log Fold Change, so only values above or below a given log Fold Change are selected.</w:t>
      </w:r>
    </w:p>
    <w:p w14:paraId="7E1BB2BE" w14:textId="77777777" w:rsidR="007C003E" w:rsidRDefault="00412283">
      <w:pPr>
        <w:pStyle w:val="Textbody"/>
        <w:numPr>
          <w:ilvl w:val="0"/>
          <w:numId w:val="29"/>
        </w:numPr>
        <w:rPr>
          <w:lang w:val="en-US"/>
        </w:rPr>
      </w:pPr>
      <w:r>
        <w:rPr>
          <w:lang w:val="en-US"/>
        </w:rPr>
        <w:t>A download button to download a csv file with all the selected genes</w:t>
      </w:r>
    </w:p>
    <w:p w14:paraId="07A51A03" w14:textId="77777777" w:rsidR="007C003E" w:rsidRDefault="00412283">
      <w:pPr>
        <w:pStyle w:val="Textbody"/>
        <w:numPr>
          <w:ilvl w:val="0"/>
          <w:numId w:val="29"/>
        </w:numPr>
        <w:rPr>
          <w:lang w:val="en-US"/>
        </w:rPr>
      </w:pPr>
      <w:r>
        <w:rPr>
          <w:lang w:val="en-US"/>
        </w:rPr>
        <w:t>A volcano plot that shows the selected genes in another color</w:t>
      </w:r>
    </w:p>
    <w:p w14:paraId="63E3A9A6" w14:textId="77777777" w:rsidR="007C003E" w:rsidRDefault="00412283">
      <w:pPr>
        <w:pStyle w:val="Textbody"/>
        <w:numPr>
          <w:ilvl w:val="0"/>
          <w:numId w:val="29"/>
        </w:numPr>
        <w:rPr>
          <w:lang w:val="en-US"/>
        </w:rPr>
      </w:pPr>
      <w:r>
        <w:rPr>
          <w:lang w:val="en-US"/>
        </w:rPr>
        <w:t>An information box that shows the information of a gene when it is hovered</w:t>
      </w:r>
    </w:p>
    <w:p w14:paraId="2FF026DD" w14:textId="07217124" w:rsidR="007C003E" w:rsidRDefault="00412283">
      <w:pPr>
        <w:pStyle w:val="Textbody"/>
        <w:numPr>
          <w:ilvl w:val="0"/>
          <w:numId w:val="29"/>
        </w:numPr>
        <w:rPr>
          <w:lang w:val="en-US"/>
        </w:rPr>
      </w:pPr>
      <w:r>
        <w:rPr>
          <w:lang w:val="en-US"/>
        </w:rPr>
        <w:t xml:space="preserve">An alternative graph to the classical Venn Diagram, that shows which of the selected genes are significative </w:t>
      </w:r>
      <w:del w:id="83" w:author="Ferrer Almirall, Mireia" w:date="2023-01-09T10:49:00Z">
        <w:r w:rsidDel="00AC379A">
          <w:rPr>
            <w:lang w:val="en-US"/>
          </w:rPr>
          <w:delText xml:space="preserve">en </w:delText>
        </w:r>
      </w:del>
      <w:ins w:id="84" w:author="Ferrer Almirall, Mireia" w:date="2023-01-09T10:49:00Z">
        <w:r w:rsidR="00AC379A">
          <w:rPr>
            <w:lang w:val="en-US"/>
          </w:rPr>
          <w:t xml:space="preserve">in </w:t>
        </w:r>
      </w:ins>
      <w:r>
        <w:rPr>
          <w:lang w:val="en-US"/>
        </w:rPr>
        <w:t>each of the contrasts implemented using the</w:t>
      </w:r>
      <w:ins w:id="85" w:author="Ferrer Almirall, Mireia" w:date="2023-01-09T10:49:00Z">
        <w:r w:rsidR="00AC379A">
          <w:rPr>
            <w:lang w:val="en-US"/>
          </w:rPr>
          <w:t xml:space="preserve"> Upset plot</w:t>
        </w:r>
      </w:ins>
      <w:r>
        <w:rPr>
          <w:lang w:val="en-US"/>
        </w:rPr>
        <w:t xml:space="preserve"> (</w:t>
      </w:r>
      <w:proofErr w:type="spellStart"/>
      <w:r>
        <w:rPr>
          <w:lang w:val="en-US"/>
        </w:rPr>
        <w:t>Gratzl</w:t>
      </w:r>
      <w:proofErr w:type="spellEnd"/>
      <w:r>
        <w:rPr>
          <w:lang w:val="en-US"/>
        </w:rPr>
        <w:t xml:space="preserve"> 2022)</w:t>
      </w:r>
    </w:p>
    <w:p w14:paraId="2B0FB2CB" w14:textId="28FE1658" w:rsidR="007C003E" w:rsidRDefault="00412283">
      <w:pPr>
        <w:pStyle w:val="Textbody"/>
      </w:pPr>
      <w:r>
        <w:rPr>
          <w:lang w:val="en-US"/>
        </w:rPr>
        <w:lastRenderedPageBreak/>
        <w:t>The application can be loaded with a</w:t>
      </w:r>
      <w:del w:id="86" w:author="Ferrer Almirall, Mireia" w:date="2023-01-09T10:50:00Z">
        <w:r w:rsidDel="00AC379A">
          <w:rPr>
            <w:lang w:val="en-US"/>
          </w:rPr>
          <w:delText>n</w:delText>
        </w:r>
      </w:del>
      <w:r>
        <w:rPr>
          <w:lang w:val="en-US"/>
        </w:rPr>
        <w:t xml:space="preserve"> specific dataset, or an alternative application can be loaded with the option of uploading an RDS file. The example applications can be run locally by installing the </w:t>
      </w:r>
      <w:proofErr w:type="spellStart"/>
      <w:proofErr w:type="gramStart"/>
      <w:r>
        <w:rPr>
          <w:i/>
          <w:iCs/>
          <w:lang w:val="en-US"/>
        </w:rPr>
        <w:t>brightPlots</w:t>
      </w:r>
      <w:proofErr w:type="spellEnd"/>
      <w:r>
        <w:rPr>
          <w:lang w:val="en-US"/>
        </w:rPr>
        <w:t xml:space="preserve">  package</w:t>
      </w:r>
      <w:proofErr w:type="gramEnd"/>
      <w:r>
        <w:rPr>
          <w:lang w:val="en-US"/>
        </w:rPr>
        <w:t xml:space="preserve">, available in </w:t>
      </w:r>
      <w:hyperlink r:id="rId29" w:history="1">
        <w:r>
          <w:rPr>
            <w:lang w:val="en-US"/>
          </w:rPr>
          <w:t>https://zsigmas.github.io/brightPlots/</w:t>
        </w:r>
      </w:hyperlink>
      <w:r>
        <w:rPr>
          <w:lang w:val="en-US"/>
        </w:rPr>
        <w:t>, or accessed in their deployed versions at:</w:t>
      </w:r>
    </w:p>
    <w:p w14:paraId="144AECAA" w14:textId="77777777" w:rsidR="007C003E" w:rsidRDefault="001D06A7">
      <w:pPr>
        <w:pStyle w:val="Textbody"/>
        <w:numPr>
          <w:ilvl w:val="0"/>
          <w:numId w:val="30"/>
        </w:numPr>
      </w:pPr>
      <w:hyperlink r:id="rId30" w:history="1">
        <w:r w:rsidR="00412283">
          <w:rPr>
            <w:lang w:val="en-US"/>
          </w:rPr>
          <w:t>https://zsigmas.shinyapps.io/brightplots_demo/</w:t>
        </w:r>
      </w:hyperlink>
      <w:r w:rsidR="00412283">
        <w:rPr>
          <w:lang w:val="en-US"/>
        </w:rPr>
        <w:t xml:space="preserve"> (With a demo dataset)</w:t>
      </w:r>
    </w:p>
    <w:p w14:paraId="19660436" w14:textId="77777777" w:rsidR="007C003E" w:rsidRDefault="001D06A7">
      <w:pPr>
        <w:pStyle w:val="Textbody"/>
        <w:numPr>
          <w:ilvl w:val="0"/>
          <w:numId w:val="30"/>
        </w:numPr>
      </w:pPr>
      <w:hyperlink r:id="rId31" w:history="1">
        <w:r w:rsidR="00412283">
          <w:rPr>
            <w:lang w:val="en-US"/>
          </w:rPr>
          <w:t>https://zsigmas.shinyapps.io/brightplots_demo_upload/</w:t>
        </w:r>
      </w:hyperlink>
      <w:r w:rsidR="00412283">
        <w:rPr>
          <w:lang w:val="en-US"/>
        </w:rPr>
        <w:t xml:space="preserve"> (With the option of uploading a local RDS dataset)</w:t>
      </w:r>
    </w:p>
    <w:p w14:paraId="79BC45E9" w14:textId="77777777" w:rsidR="007C003E" w:rsidRDefault="00412283">
      <w:pPr>
        <w:pStyle w:val="Textbody"/>
        <w:rPr>
          <w:lang w:val="en-US"/>
        </w:rPr>
      </w:pPr>
      <w:r>
        <w:rPr>
          <w:lang w:val="en-US"/>
        </w:rPr>
        <w:t xml:space="preserve">The developed applications are composed by several Shiny modules </w:t>
      </w:r>
      <w:bookmarkStart w:id="87" w:name="ZOTERO_ITEM_CSL_CITATION_{&quot;citationID&quot;:&quot;"/>
      <w:r>
        <w:rPr>
          <w:lang w:val="en-US"/>
        </w:rPr>
        <w:t>(Chang 2020)</w:t>
      </w:r>
      <w:bookmarkEnd w:id="87"/>
      <w:r>
        <w:rPr>
          <w:lang w:val="en-US"/>
        </w:rPr>
        <w:t xml:space="preserve">. </w:t>
      </w:r>
      <w:proofErr w:type="gramStart"/>
      <w:r>
        <w:rPr>
          <w:lang w:val="en-US"/>
        </w:rPr>
        <w:t>Therefore</w:t>
      </w:r>
      <w:proofErr w:type="gramEnd"/>
      <w:r>
        <w:rPr>
          <w:lang w:val="en-US"/>
        </w:rPr>
        <w:t xml:space="preserve"> the plots and menus presented in the application can be quickly recomposed or reused in other Shiny applications.</w:t>
      </w:r>
    </w:p>
    <w:p w14:paraId="46D2E19F" w14:textId="77777777" w:rsidR="007C003E" w:rsidRDefault="00412283">
      <w:pPr>
        <w:pStyle w:val="Ttulo1"/>
        <w:rPr>
          <w:lang w:val="en-US"/>
        </w:rPr>
      </w:pPr>
      <w:r>
        <w:rPr>
          <w:lang w:val="en-US"/>
        </w:rPr>
        <w:t>Results</w:t>
      </w:r>
    </w:p>
    <w:p w14:paraId="232672D8" w14:textId="77777777" w:rsidR="007C003E" w:rsidRDefault="00412283">
      <w:pPr>
        <w:pStyle w:val="Standard"/>
        <w:rPr>
          <w:lang w:val="en-US"/>
        </w:rPr>
      </w:pPr>
      <w:r>
        <w:rPr>
          <w:lang w:val="en-US"/>
        </w:rPr>
        <w:t xml:space="preserve">The </w:t>
      </w:r>
      <w:commentRangeStart w:id="88"/>
      <w:r>
        <w:rPr>
          <w:lang w:val="en-US"/>
        </w:rPr>
        <w:t>results</w:t>
      </w:r>
      <w:commentRangeEnd w:id="88"/>
      <w:r w:rsidR="00102DE4">
        <w:rPr>
          <w:rStyle w:val="Refdecomentario"/>
          <w:rFonts w:ascii="Liberation Serif" w:eastAsia="Noto Serif CJK SC" w:hAnsi="Liberation Serif" w:cs="Mangal"/>
          <w:lang w:val="en-GB" w:bidi="hi-IN"/>
        </w:rPr>
        <w:commentReference w:id="88"/>
      </w:r>
      <w:r>
        <w:rPr>
          <w:lang w:val="en-US"/>
        </w:rPr>
        <w:t xml:space="preserve"> of this work are hosted in the following repositories:</w:t>
      </w:r>
    </w:p>
    <w:p w14:paraId="15109965" w14:textId="77777777" w:rsidR="007C003E" w:rsidRDefault="00412283">
      <w:pPr>
        <w:pStyle w:val="Standard"/>
        <w:numPr>
          <w:ilvl w:val="0"/>
          <w:numId w:val="31"/>
        </w:numPr>
      </w:pPr>
      <w:r>
        <w:rPr>
          <w:i/>
          <w:iCs/>
          <w:lang w:val="en-US"/>
        </w:rPr>
        <w:t>targets</w:t>
      </w:r>
      <w:r>
        <w:rPr>
          <w:lang w:val="en-US"/>
        </w:rPr>
        <w:t xml:space="preserve"> pipeline: </w:t>
      </w:r>
      <w:hyperlink r:id="rId32" w:history="1">
        <w:r>
          <w:rPr>
            <w:lang w:val="en-US"/>
          </w:rPr>
          <w:t>https://github.com/zsigmas/UOC_TFM</w:t>
        </w:r>
      </w:hyperlink>
    </w:p>
    <w:p w14:paraId="38D971C3" w14:textId="77777777" w:rsidR="007C003E" w:rsidRDefault="00412283">
      <w:pPr>
        <w:pStyle w:val="Standard"/>
        <w:numPr>
          <w:ilvl w:val="0"/>
          <w:numId w:val="31"/>
        </w:numPr>
        <w:rPr>
          <w:lang w:val="en-US"/>
        </w:rPr>
      </w:pPr>
      <w:r>
        <w:rPr>
          <w:lang w:val="en-US"/>
        </w:rPr>
        <w:t>Shiny applications:</w:t>
      </w:r>
    </w:p>
    <w:p w14:paraId="08EE16EA" w14:textId="77777777" w:rsidR="007C003E" w:rsidRDefault="00412283">
      <w:pPr>
        <w:pStyle w:val="Standard"/>
        <w:numPr>
          <w:ilvl w:val="1"/>
          <w:numId w:val="31"/>
        </w:numPr>
      </w:pPr>
      <w:r>
        <w:rPr>
          <w:lang w:val="en-US"/>
        </w:rPr>
        <w:t xml:space="preserve">Package: </w:t>
      </w:r>
      <w:hyperlink r:id="rId33" w:history="1">
        <w:r>
          <w:rPr>
            <w:lang w:val="en-US"/>
          </w:rPr>
          <w:t>https://github.com/zsigmas/brightPlots</w:t>
        </w:r>
      </w:hyperlink>
    </w:p>
    <w:p w14:paraId="30F1D704" w14:textId="77777777" w:rsidR="007C003E" w:rsidRDefault="00412283">
      <w:pPr>
        <w:pStyle w:val="Standard"/>
        <w:numPr>
          <w:ilvl w:val="1"/>
          <w:numId w:val="31"/>
        </w:numPr>
      </w:pPr>
      <w:r>
        <w:rPr>
          <w:lang w:val="en-US"/>
        </w:rPr>
        <w:t xml:space="preserve">Package Documentation: </w:t>
      </w:r>
      <w:hyperlink r:id="rId34" w:history="1">
        <w:r>
          <w:rPr>
            <w:lang w:val="en-US"/>
          </w:rPr>
          <w:t>https://zsigmas.github.io/brightPlots/</w:t>
        </w:r>
      </w:hyperlink>
    </w:p>
    <w:p w14:paraId="48D27D49" w14:textId="77777777" w:rsidR="007C003E" w:rsidRDefault="00412283">
      <w:pPr>
        <w:pStyle w:val="Standard"/>
        <w:numPr>
          <w:ilvl w:val="1"/>
          <w:numId w:val="31"/>
        </w:numPr>
        <w:rPr>
          <w:lang w:val="en-US"/>
        </w:rPr>
      </w:pPr>
      <w:r>
        <w:rPr>
          <w:lang w:val="en-US"/>
        </w:rPr>
        <w:t>Applications:</w:t>
      </w:r>
    </w:p>
    <w:p w14:paraId="4E1D2246" w14:textId="77777777" w:rsidR="007C003E" w:rsidRDefault="001D06A7">
      <w:pPr>
        <w:pStyle w:val="Textbody"/>
        <w:numPr>
          <w:ilvl w:val="2"/>
          <w:numId w:val="31"/>
        </w:numPr>
      </w:pPr>
      <w:hyperlink r:id="rId35" w:history="1">
        <w:r w:rsidR="00412283">
          <w:rPr>
            <w:lang w:val="en-US"/>
          </w:rPr>
          <w:t>https://zsigmas.shinyapps.io/brightplots_demo/</w:t>
        </w:r>
      </w:hyperlink>
    </w:p>
    <w:p w14:paraId="4EB8BF94" w14:textId="77777777" w:rsidR="007C003E" w:rsidRDefault="001D06A7">
      <w:pPr>
        <w:pStyle w:val="Textbody"/>
        <w:numPr>
          <w:ilvl w:val="2"/>
          <w:numId w:val="31"/>
        </w:numPr>
      </w:pPr>
      <w:hyperlink r:id="rId36" w:history="1">
        <w:r w:rsidR="00412283">
          <w:rPr>
            <w:lang w:val="en-US"/>
          </w:rPr>
          <w:t>https://zsigmas.shinyapps.io/brightplots_demo_upload/</w:t>
        </w:r>
      </w:hyperlink>
    </w:p>
    <w:p w14:paraId="209A7D0A" w14:textId="77777777" w:rsidR="007C003E" w:rsidRDefault="00412283">
      <w:pPr>
        <w:pStyle w:val="Textbody"/>
        <w:rPr>
          <w:lang w:val="en-US"/>
        </w:rPr>
      </w:pPr>
      <w:r>
        <w:rPr>
          <w:lang w:val="en-US"/>
        </w:rPr>
        <w:t>All the repositories contain a Readme with a brief explanation on the usage of the packages and scripts.</w:t>
      </w:r>
    </w:p>
    <w:p w14:paraId="61BBAE2A" w14:textId="77777777" w:rsidR="007C003E" w:rsidRDefault="00412283">
      <w:pPr>
        <w:pStyle w:val="Ttulo1"/>
        <w:rPr>
          <w:lang w:val="en-US"/>
        </w:rPr>
      </w:pPr>
      <w:commentRangeStart w:id="89"/>
      <w:r>
        <w:rPr>
          <w:lang w:val="en-US"/>
        </w:rPr>
        <w:t>Conclusions</w:t>
      </w:r>
      <w:commentRangeEnd w:id="89"/>
      <w:r w:rsidR="008329BF">
        <w:rPr>
          <w:rStyle w:val="Refdecomentario"/>
          <w:rFonts w:ascii="Liberation Serif" w:eastAsia="Noto Serif CJK SC" w:hAnsi="Liberation Serif" w:cs="Mangal"/>
          <w:lang w:val="en-GB" w:bidi="hi-IN"/>
        </w:rPr>
        <w:commentReference w:id="89"/>
      </w:r>
    </w:p>
    <w:p w14:paraId="781570AC" w14:textId="77777777" w:rsidR="007C003E" w:rsidRDefault="00412283">
      <w:pPr>
        <w:pStyle w:val="Textbody"/>
        <w:rPr>
          <w:lang w:val="en-US"/>
        </w:rPr>
      </w:pPr>
      <w:commentRangeStart w:id="90"/>
      <w:r>
        <w:rPr>
          <w:lang w:val="en-US"/>
        </w:rPr>
        <w:t>Reviewing the initial objectives of this work:</w:t>
      </w:r>
    </w:p>
    <w:p w14:paraId="69907A81" w14:textId="77777777" w:rsidR="007C003E" w:rsidRDefault="00412283">
      <w:pPr>
        <w:pStyle w:val="Textbody"/>
        <w:numPr>
          <w:ilvl w:val="0"/>
          <w:numId w:val="32"/>
        </w:numPr>
        <w:rPr>
          <w:lang w:val="en-US"/>
        </w:rPr>
      </w:pPr>
      <w:r>
        <w:rPr>
          <w:lang w:val="en-US"/>
        </w:rPr>
        <w:t>Describe the reproducibility problem in bioinformatics</w:t>
      </w:r>
    </w:p>
    <w:p w14:paraId="66B8A929" w14:textId="77777777" w:rsidR="007C003E" w:rsidRDefault="00412283">
      <w:pPr>
        <w:pStyle w:val="Textbody"/>
        <w:numPr>
          <w:ilvl w:val="0"/>
          <w:numId w:val="32"/>
        </w:numPr>
        <w:rPr>
          <w:lang w:val="en-US"/>
        </w:rPr>
      </w:pPr>
      <w:r>
        <w:rPr>
          <w:lang w:val="en-US"/>
        </w:rPr>
        <w:t>Explore containers and workflow tools as a mean to improve the reproducibility of bioinformatics pipelines</w:t>
      </w:r>
    </w:p>
    <w:p w14:paraId="553E853A" w14:textId="77777777" w:rsidR="007C003E" w:rsidRDefault="00412283">
      <w:pPr>
        <w:pStyle w:val="Textbody"/>
        <w:numPr>
          <w:ilvl w:val="0"/>
          <w:numId w:val="32"/>
        </w:numPr>
        <w:rPr>
          <w:lang w:val="en-US"/>
        </w:rPr>
      </w:pPr>
      <w:r>
        <w:rPr>
          <w:lang w:val="en-US"/>
        </w:rPr>
        <w:t xml:space="preserve">Explore interactive tools as a mean to improve the </w:t>
      </w:r>
      <w:proofErr w:type="gramStart"/>
      <w:r>
        <w:rPr>
          <w:lang w:val="en-US"/>
        </w:rPr>
        <w:t>decision making</w:t>
      </w:r>
      <w:proofErr w:type="gramEnd"/>
      <w:r>
        <w:rPr>
          <w:lang w:val="en-US"/>
        </w:rPr>
        <w:t xml:space="preserve"> loop in clinical settings</w:t>
      </w:r>
    </w:p>
    <w:p w14:paraId="5A89DB29" w14:textId="77777777" w:rsidR="007C003E" w:rsidRDefault="00412283">
      <w:pPr>
        <w:pStyle w:val="Textbody"/>
        <w:numPr>
          <w:ilvl w:val="0"/>
          <w:numId w:val="32"/>
        </w:numPr>
        <w:rPr>
          <w:lang w:val="en-US"/>
        </w:rPr>
      </w:pPr>
      <w:r>
        <w:rPr>
          <w:lang w:val="en-US"/>
        </w:rPr>
        <w:t>Create a microarray analysis pipeline using containers that produce an interactive report as a result in a real setting</w:t>
      </w:r>
    </w:p>
    <w:p w14:paraId="75A98C9B" w14:textId="77777777" w:rsidR="007C003E" w:rsidRDefault="00412283">
      <w:pPr>
        <w:pStyle w:val="Textbody"/>
        <w:rPr>
          <w:lang w:val="en-US"/>
        </w:rPr>
      </w:pPr>
      <w:r>
        <w:rPr>
          <w:lang w:val="en-US"/>
        </w:rPr>
        <w:t xml:space="preserve">It can be </w:t>
      </w:r>
      <w:proofErr w:type="gramStart"/>
      <w:r>
        <w:rPr>
          <w:lang w:val="en-US"/>
        </w:rPr>
        <w:t>confirmed  that</w:t>
      </w:r>
      <w:proofErr w:type="gramEnd"/>
      <w:r>
        <w:rPr>
          <w:lang w:val="en-US"/>
        </w:rPr>
        <w:t xml:space="preserve"> all of the goals of this work were achieved almost satisfactorily, with the exception of the point 4 in which an interactive report was replaced by an static one</w:t>
      </w:r>
      <w:commentRangeEnd w:id="90"/>
      <w:r w:rsidR="008329BF">
        <w:rPr>
          <w:rStyle w:val="Refdecomentario"/>
          <w:rFonts w:ascii="Liberation Serif" w:eastAsia="Noto Serif CJK SC" w:hAnsi="Liberation Serif" w:cs="Mangal"/>
          <w:lang w:val="en-GB" w:bidi="hi-IN"/>
        </w:rPr>
        <w:commentReference w:id="90"/>
      </w:r>
      <w:r>
        <w:rPr>
          <w:lang w:val="en-US"/>
        </w:rPr>
        <w:t>.</w:t>
      </w:r>
    </w:p>
    <w:p w14:paraId="048418EA" w14:textId="77777777" w:rsidR="007C003E" w:rsidRDefault="007C003E">
      <w:pPr>
        <w:pStyle w:val="Textbody"/>
        <w:rPr>
          <w:lang w:val="en-US"/>
        </w:rPr>
      </w:pPr>
    </w:p>
    <w:p w14:paraId="5ABC6D32" w14:textId="77777777" w:rsidR="007C003E" w:rsidRDefault="00412283">
      <w:pPr>
        <w:pStyle w:val="Ttulo2"/>
        <w:rPr>
          <w:lang w:val="en-US"/>
        </w:rPr>
      </w:pPr>
      <w:r>
        <w:rPr>
          <w:lang w:val="en-US"/>
        </w:rPr>
        <w:lastRenderedPageBreak/>
        <w:t>Detailed conclusions</w:t>
      </w:r>
    </w:p>
    <w:p w14:paraId="09B60D1B" w14:textId="77777777" w:rsidR="007C003E" w:rsidRDefault="00412283">
      <w:pPr>
        <w:pStyle w:val="Ttulo3"/>
        <w:rPr>
          <w:lang w:val="en-US"/>
        </w:rPr>
      </w:pPr>
      <w:r>
        <w:rPr>
          <w:lang w:val="en-US"/>
        </w:rPr>
        <w:t>Pipeline Implementation</w:t>
      </w:r>
    </w:p>
    <w:p w14:paraId="2821748A" w14:textId="77777777" w:rsidR="007C003E" w:rsidRDefault="00412283">
      <w:pPr>
        <w:pStyle w:val="Textbody"/>
        <w:rPr>
          <w:lang w:val="en-US"/>
        </w:rPr>
      </w:pPr>
      <w:r>
        <w:rPr>
          <w:lang w:val="en-US"/>
        </w:rPr>
        <w:t xml:space="preserve">The main goal of implementing the pipeline was fully achieved. </w:t>
      </w:r>
      <w:proofErr w:type="gramStart"/>
      <w:r>
        <w:rPr>
          <w:lang w:val="en-US"/>
        </w:rPr>
        <w:t>An</w:t>
      </w:r>
      <w:proofErr w:type="gramEnd"/>
      <w:r>
        <w:rPr>
          <w:lang w:val="en-US"/>
        </w:rPr>
        <w:t xml:space="preserve"> structure that allow pipeline users to concentrate in smaller portions of the script, parameter definition, and minimize the complexity of the target declaration, small multiples, was achieved.</w:t>
      </w:r>
    </w:p>
    <w:p w14:paraId="2680A0A9" w14:textId="77777777" w:rsidR="007C003E" w:rsidRDefault="00412283">
      <w:pPr>
        <w:pStyle w:val="Textbody"/>
        <w:rPr>
          <w:lang w:val="en-US"/>
        </w:rPr>
      </w:pPr>
      <w:r>
        <w:rPr>
          <w:lang w:val="en-US"/>
        </w:rPr>
        <w:t xml:space="preserve">Regarding difficulties, during this project we found that the compatibility between the </w:t>
      </w:r>
      <w:proofErr w:type="spellStart"/>
      <w:proofErr w:type="gramStart"/>
      <w:r>
        <w:rPr>
          <w:i/>
          <w:iCs/>
          <w:lang w:val="en-US"/>
        </w:rPr>
        <w:t>maUEB</w:t>
      </w:r>
      <w:proofErr w:type="spellEnd"/>
      <w:r>
        <w:rPr>
          <w:i/>
          <w:iCs/>
          <w:lang w:val="en-US"/>
        </w:rPr>
        <w:t xml:space="preserve"> </w:t>
      </w:r>
      <w:r>
        <w:rPr>
          <w:lang w:val="en-US"/>
        </w:rPr>
        <w:t xml:space="preserve"> package</w:t>
      </w:r>
      <w:proofErr w:type="gramEnd"/>
      <w:r>
        <w:rPr>
          <w:lang w:val="en-US"/>
        </w:rPr>
        <w:t xml:space="preserve"> and</w:t>
      </w:r>
      <w:r>
        <w:rPr>
          <w:i/>
          <w:iCs/>
          <w:lang w:val="en-US"/>
        </w:rPr>
        <w:t xml:space="preserve"> targets</w:t>
      </w:r>
      <w:r>
        <w:rPr>
          <w:lang w:val="en-US"/>
        </w:rPr>
        <w:t xml:space="preserve"> was not ideal.</w:t>
      </w:r>
      <w:r>
        <w:rPr>
          <w:i/>
          <w:iCs/>
          <w:lang w:val="en-US"/>
        </w:rPr>
        <w:t xml:space="preserve"> </w:t>
      </w:r>
      <w:proofErr w:type="spellStart"/>
      <w:r>
        <w:rPr>
          <w:i/>
          <w:iCs/>
          <w:lang w:val="en-US"/>
        </w:rPr>
        <w:t>maUEB</w:t>
      </w:r>
      <w:proofErr w:type="spellEnd"/>
      <w:r>
        <w:rPr>
          <w:i/>
          <w:iCs/>
          <w:lang w:val="en-US"/>
        </w:rPr>
        <w:t xml:space="preserve"> </w:t>
      </w:r>
      <w:r>
        <w:rPr>
          <w:lang w:val="en-US"/>
        </w:rPr>
        <w:t xml:space="preserve">was mainly designed to output static files and not R objects. The </w:t>
      </w:r>
      <w:r>
        <w:rPr>
          <w:i/>
          <w:iCs/>
          <w:lang w:val="en-US"/>
        </w:rPr>
        <w:t>targets</w:t>
      </w:r>
      <w:r>
        <w:rPr>
          <w:lang w:val="en-US"/>
        </w:rPr>
        <w:t xml:space="preserve"> pipeline is more focused on R objects as intermediate steps that can then be further processed or plotted. </w:t>
      </w:r>
      <w:proofErr w:type="spellStart"/>
      <w:r>
        <w:rPr>
          <w:lang w:val="en-US"/>
        </w:rPr>
        <w:t>m</w:t>
      </w:r>
      <w:r>
        <w:rPr>
          <w:i/>
          <w:iCs/>
          <w:lang w:val="en-US"/>
        </w:rPr>
        <w:t>aUEB</w:t>
      </w:r>
      <w:proofErr w:type="spellEnd"/>
      <w:r>
        <w:rPr>
          <w:lang w:val="en-US"/>
        </w:rPr>
        <w:t xml:space="preserve"> functions were decorated to ameliorate this problem, but this created an additional issue when creating an interactive report. As the results of the functions were already in some cases static files (mostly PDF files), it was not possible to add interactivity to </w:t>
      </w:r>
      <w:proofErr w:type="gramStart"/>
      <w:r>
        <w:rPr>
          <w:lang w:val="en-US"/>
        </w:rPr>
        <w:t>this outputs</w:t>
      </w:r>
      <w:proofErr w:type="gramEnd"/>
      <w:r>
        <w:rPr>
          <w:lang w:val="en-US"/>
        </w:rPr>
        <w:t xml:space="preserve">, which was the main reason for the change in the original workplan. A deeper initial evaluation of </w:t>
      </w:r>
      <w:commentRangeStart w:id="91"/>
      <w:r>
        <w:rPr>
          <w:lang w:val="en-US"/>
        </w:rPr>
        <w:t xml:space="preserve">the </w:t>
      </w:r>
      <w:proofErr w:type="spellStart"/>
      <w:r>
        <w:rPr>
          <w:i/>
          <w:iCs/>
          <w:lang w:val="en-US"/>
        </w:rPr>
        <w:t>maUEB</w:t>
      </w:r>
      <w:proofErr w:type="spellEnd"/>
      <w:r>
        <w:rPr>
          <w:lang w:val="en-US"/>
        </w:rPr>
        <w:t xml:space="preserve"> package and its compatibility with the </w:t>
      </w:r>
      <w:r>
        <w:rPr>
          <w:i/>
          <w:iCs/>
          <w:lang w:val="en-US"/>
        </w:rPr>
        <w:t>targets</w:t>
      </w:r>
      <w:r>
        <w:rPr>
          <w:lang w:val="en-US"/>
        </w:rPr>
        <w:t xml:space="preserve"> package could have shown this issue earlier and then modifications to the </w:t>
      </w:r>
      <w:proofErr w:type="spellStart"/>
      <w:r>
        <w:rPr>
          <w:i/>
          <w:iCs/>
          <w:lang w:val="en-US"/>
        </w:rPr>
        <w:t>maUEB</w:t>
      </w:r>
      <w:proofErr w:type="spellEnd"/>
      <w:r>
        <w:rPr>
          <w:b/>
          <w:bCs/>
          <w:lang w:val="en-US"/>
        </w:rPr>
        <w:t xml:space="preserve"> </w:t>
      </w:r>
      <w:r>
        <w:rPr>
          <w:lang w:val="en-US"/>
        </w:rPr>
        <w:t xml:space="preserve">functions could have been implemented or another package could have been selected to perform the </w:t>
      </w:r>
      <w:commentRangeEnd w:id="91"/>
      <w:r w:rsidR="008329BF">
        <w:rPr>
          <w:rStyle w:val="Refdecomentario"/>
          <w:rFonts w:ascii="Liberation Serif" w:eastAsia="Noto Serif CJK SC" w:hAnsi="Liberation Serif" w:cs="Mangal"/>
          <w:lang w:val="en-GB" w:bidi="hi-IN"/>
        </w:rPr>
        <w:commentReference w:id="91"/>
      </w:r>
      <w:r>
        <w:rPr>
          <w:lang w:val="en-US"/>
        </w:rPr>
        <w:t>analysis.</w:t>
      </w:r>
    </w:p>
    <w:p w14:paraId="2FA034A9" w14:textId="77777777" w:rsidR="007C003E" w:rsidRDefault="00412283">
      <w:pPr>
        <w:pStyle w:val="Ttulo2"/>
        <w:rPr>
          <w:rFonts w:ascii="Liberation Sans" w:eastAsia="Noto Sans CJK SC" w:hAnsi="Liberation Sans" w:cs="Noto Sans Devanagari"/>
          <w:b w:val="0"/>
          <w:bCs/>
          <w:i/>
          <w:szCs w:val="28"/>
          <w:lang w:val="en-US"/>
        </w:rPr>
      </w:pPr>
      <w:r>
        <w:rPr>
          <w:rFonts w:ascii="Liberation Sans" w:eastAsia="Noto Sans CJK SC" w:hAnsi="Liberation Sans" w:cs="Noto Sans Devanagari"/>
          <w:b w:val="0"/>
          <w:bCs/>
          <w:i/>
          <w:szCs w:val="28"/>
          <w:lang w:val="en-US"/>
        </w:rPr>
        <w:t>Docker containerization</w:t>
      </w:r>
    </w:p>
    <w:p w14:paraId="3010F2E4" w14:textId="77777777" w:rsidR="007C003E" w:rsidRDefault="00412283">
      <w:pPr>
        <w:pStyle w:val="Textbody"/>
        <w:rPr>
          <w:lang w:val="en-US"/>
        </w:rPr>
      </w:pPr>
      <w:r>
        <w:rPr>
          <w:lang w:val="en-US"/>
        </w:rPr>
        <w:t xml:space="preserve">The goal of running the pipeline inside a Docker container was achieved. A simple strategy to run this pipeline. This solution can easily be generalized to other pipelines. The main difficulty in this regard was founding some, already described but not solved yet, bugs when installing Bioconductor packages. A </w:t>
      </w:r>
      <w:proofErr w:type="gramStart"/>
      <w:r>
        <w:rPr>
          <w:lang w:val="en-US"/>
        </w:rPr>
        <w:t>more smooth</w:t>
      </w:r>
      <w:proofErr w:type="gramEnd"/>
      <w:r>
        <w:rPr>
          <w:lang w:val="en-US"/>
        </w:rPr>
        <w:t xml:space="preserve"> package installation procedure was expected, but the difficulties found did not prevent achieving this objective.</w:t>
      </w:r>
    </w:p>
    <w:p w14:paraId="1542D0D9" w14:textId="77777777" w:rsidR="007C003E" w:rsidRDefault="00412283">
      <w:pPr>
        <w:pStyle w:val="Textbody"/>
        <w:rPr>
          <w:lang w:val="en-US"/>
        </w:rPr>
      </w:pPr>
      <w:r>
        <w:rPr>
          <w:lang w:val="en-US"/>
        </w:rPr>
        <w:t>The solution found will help improving the reproducibility of Bioinformatics pipelines.</w:t>
      </w:r>
    </w:p>
    <w:p w14:paraId="3F52DB44" w14:textId="77777777" w:rsidR="007C003E" w:rsidRDefault="00412283">
      <w:pPr>
        <w:pStyle w:val="Ttulo2"/>
        <w:rPr>
          <w:rFonts w:ascii="Liberation Sans" w:eastAsia="Noto Sans CJK SC" w:hAnsi="Liberation Sans" w:cs="Noto Sans Devanagari"/>
          <w:b w:val="0"/>
          <w:bCs/>
          <w:i/>
          <w:szCs w:val="28"/>
          <w:lang w:val="en-US"/>
        </w:rPr>
      </w:pPr>
      <w:r>
        <w:rPr>
          <w:rFonts w:ascii="Liberation Sans" w:eastAsia="Noto Sans CJK SC" w:hAnsi="Liberation Sans" w:cs="Noto Sans Devanagari"/>
          <w:b w:val="0"/>
          <w:bCs/>
          <w:i/>
          <w:szCs w:val="28"/>
          <w:lang w:val="en-US"/>
        </w:rPr>
        <w:t>R/Shiny application</w:t>
      </w:r>
    </w:p>
    <w:p w14:paraId="68B28FA6" w14:textId="77777777" w:rsidR="007C003E" w:rsidRDefault="00412283">
      <w:pPr>
        <w:pStyle w:val="Standard"/>
        <w:rPr>
          <w:lang w:val="en-US"/>
        </w:rPr>
      </w:pPr>
      <w:r>
        <w:rPr>
          <w:lang w:val="en-US"/>
        </w:rPr>
        <w:t>This goal was fully achieved with an easy running application, which parts can be reused and recomposed. Albeit it is simple it may speed up some data-analyst vs data-decision-makers loops.</w:t>
      </w:r>
    </w:p>
    <w:p w14:paraId="253DCC3E" w14:textId="77777777" w:rsidR="007C003E" w:rsidRDefault="00412283">
      <w:pPr>
        <w:pStyle w:val="Ttulo2"/>
        <w:rPr>
          <w:lang w:val="en-US"/>
        </w:rPr>
      </w:pPr>
      <w:bookmarkStart w:id="92" w:name="__RefHeading___Toc1017_34863827591"/>
      <w:r>
        <w:rPr>
          <w:lang w:val="en-US"/>
        </w:rPr>
        <w:t>CCEG</w:t>
      </w:r>
      <w:bookmarkEnd w:id="92"/>
    </w:p>
    <w:p w14:paraId="4ED12071" w14:textId="7C41A6C2" w:rsidR="007C003E" w:rsidRDefault="00412283">
      <w:pPr>
        <w:pStyle w:val="Textbody"/>
        <w:rPr>
          <w:lang w:val="en-US"/>
        </w:rPr>
      </w:pPr>
      <w:r>
        <w:rPr>
          <w:lang w:val="en-US"/>
        </w:rPr>
        <w:t>This goal</w:t>
      </w:r>
      <w:del w:id="93" w:author="Ferrer Almirall, Mireia" w:date="2023-01-09T11:40:00Z">
        <w:r w:rsidDel="008329BF">
          <w:rPr>
            <w:lang w:val="en-US"/>
          </w:rPr>
          <w:delText>s</w:delText>
        </w:r>
      </w:del>
      <w:r>
        <w:rPr>
          <w:lang w:val="en-US"/>
        </w:rPr>
        <w:t xml:space="preserve"> has been achieved as described in the initial planning. The goal of creating a pipeline that could improve reproducibility in Bioinformatics research was achieved and this may have an impact by reducing the amount of wasted resources in this field. Additionally, all software used to develop this work is free and mostly open source (with the exception Docker that is free but not open source), this allow researchers and institutions with low resources to benefit from the results of this work.</w:t>
      </w:r>
    </w:p>
    <w:p w14:paraId="47D6788D" w14:textId="77777777" w:rsidR="007C003E" w:rsidRDefault="00412283">
      <w:pPr>
        <w:pStyle w:val="Textbody"/>
        <w:rPr>
          <w:lang w:val="en-US"/>
        </w:rPr>
      </w:pPr>
      <w:r>
        <w:rPr>
          <w:lang w:val="en-US"/>
        </w:rPr>
        <w:lastRenderedPageBreak/>
        <w:t>Regarding gender equality as mentioned during the initial planning the bibliography includes full names, citations were done regardless of the gender of the authors and, albeit the impact was minor in this work as no manual was written no assumptions about the gender of the application user or reader were made.</w:t>
      </w:r>
    </w:p>
    <w:p w14:paraId="09DB8979" w14:textId="77777777" w:rsidR="007C003E" w:rsidRDefault="00412283">
      <w:pPr>
        <w:pStyle w:val="Ttulo2"/>
        <w:rPr>
          <w:lang w:val="en-US"/>
        </w:rPr>
      </w:pPr>
      <w:r>
        <w:rPr>
          <w:lang w:val="en-US"/>
        </w:rPr>
        <w:t>Future lines of work</w:t>
      </w:r>
    </w:p>
    <w:p w14:paraId="4635AF0A" w14:textId="77777777" w:rsidR="007C003E" w:rsidRDefault="00412283">
      <w:pPr>
        <w:pStyle w:val="Textbody"/>
        <w:rPr>
          <w:lang w:val="en-US"/>
        </w:rPr>
      </w:pPr>
      <w:r>
        <w:rPr>
          <w:lang w:val="en-US"/>
        </w:rPr>
        <w:t>Several improvements can be made to the current work:</w:t>
      </w:r>
    </w:p>
    <w:p w14:paraId="1488E26F" w14:textId="77777777" w:rsidR="007C003E" w:rsidRDefault="00412283">
      <w:pPr>
        <w:pStyle w:val="Textbody"/>
        <w:numPr>
          <w:ilvl w:val="0"/>
          <w:numId w:val="33"/>
        </w:numPr>
        <w:rPr>
          <w:lang w:val="en-US"/>
        </w:rPr>
      </w:pPr>
      <w:r>
        <w:rPr>
          <w:lang w:val="en-US"/>
        </w:rPr>
        <w:t>Pipeline:</w:t>
      </w:r>
    </w:p>
    <w:p w14:paraId="626380F5" w14:textId="77777777" w:rsidR="007C003E" w:rsidRDefault="00412283">
      <w:pPr>
        <w:pStyle w:val="Textbody"/>
        <w:numPr>
          <w:ilvl w:val="1"/>
          <w:numId w:val="33"/>
        </w:numPr>
        <w:rPr>
          <w:lang w:val="en-US"/>
        </w:rPr>
      </w:pPr>
      <w:r>
        <w:rPr>
          <w:lang w:val="en-US"/>
        </w:rPr>
        <w:t xml:space="preserve">Modifications to the </w:t>
      </w:r>
      <w:proofErr w:type="spellStart"/>
      <w:r>
        <w:rPr>
          <w:i/>
          <w:iCs/>
          <w:lang w:val="en-US"/>
        </w:rPr>
        <w:t>maUEB</w:t>
      </w:r>
      <w:proofErr w:type="spellEnd"/>
      <w:r>
        <w:rPr>
          <w:lang w:val="en-US"/>
        </w:rPr>
        <w:t xml:space="preserve"> package could be done to allow implementing an interactive report</w:t>
      </w:r>
    </w:p>
    <w:p w14:paraId="1E571F88" w14:textId="77777777" w:rsidR="007C003E" w:rsidRDefault="00412283">
      <w:pPr>
        <w:pStyle w:val="Textbody"/>
        <w:numPr>
          <w:ilvl w:val="1"/>
          <w:numId w:val="33"/>
        </w:numPr>
        <w:rPr>
          <w:lang w:val="en-US"/>
        </w:rPr>
      </w:pPr>
      <w:r>
        <w:rPr>
          <w:lang w:val="en-US"/>
        </w:rPr>
        <w:t>A more extensive manual on the pipeline could be written</w:t>
      </w:r>
    </w:p>
    <w:p w14:paraId="0F6166CC" w14:textId="77777777" w:rsidR="007C003E" w:rsidRDefault="00412283">
      <w:pPr>
        <w:pStyle w:val="Textbody"/>
        <w:numPr>
          <w:ilvl w:val="1"/>
          <w:numId w:val="33"/>
        </w:numPr>
        <w:rPr>
          <w:lang w:val="en-US"/>
        </w:rPr>
      </w:pPr>
      <w:r>
        <w:rPr>
          <w:lang w:val="en-US"/>
        </w:rPr>
        <w:t>Additional versions of this pipeline could be written for other analyses</w:t>
      </w:r>
    </w:p>
    <w:p w14:paraId="26B1510A" w14:textId="77777777" w:rsidR="007C003E" w:rsidRDefault="00412283">
      <w:pPr>
        <w:pStyle w:val="Textbody"/>
        <w:numPr>
          <w:ilvl w:val="1"/>
          <w:numId w:val="33"/>
        </w:numPr>
        <w:rPr>
          <w:lang w:val="en-US"/>
        </w:rPr>
      </w:pPr>
      <w:proofErr w:type="gramStart"/>
      <w:r>
        <w:rPr>
          <w:lang w:val="en-US"/>
        </w:rPr>
        <w:t>Another</w:t>
      </w:r>
      <w:proofErr w:type="gramEnd"/>
      <w:r>
        <w:rPr>
          <w:lang w:val="en-US"/>
        </w:rPr>
        <w:t xml:space="preserve"> strategies for creating the parameters list could be explored</w:t>
      </w:r>
    </w:p>
    <w:p w14:paraId="7B7EB78F" w14:textId="77777777" w:rsidR="007C003E" w:rsidRDefault="00412283">
      <w:pPr>
        <w:pStyle w:val="Textbody"/>
        <w:numPr>
          <w:ilvl w:val="0"/>
          <w:numId w:val="33"/>
        </w:numPr>
        <w:rPr>
          <w:lang w:val="en-US"/>
        </w:rPr>
      </w:pPr>
      <w:r>
        <w:rPr>
          <w:lang w:val="en-US"/>
        </w:rPr>
        <w:t>Docker container:</w:t>
      </w:r>
    </w:p>
    <w:p w14:paraId="4754DB5D" w14:textId="77777777" w:rsidR="007C003E" w:rsidRDefault="00412283">
      <w:pPr>
        <w:pStyle w:val="Textbody"/>
        <w:numPr>
          <w:ilvl w:val="1"/>
          <w:numId w:val="33"/>
        </w:numPr>
        <w:rPr>
          <w:lang w:val="en-US"/>
        </w:rPr>
      </w:pPr>
      <w:r>
        <w:rPr>
          <w:lang w:val="en-US"/>
        </w:rPr>
        <w:t xml:space="preserve">Instead of mounting a volume, the data needed for the analysis could be included in the Docker image making the image </w:t>
      </w:r>
      <w:proofErr w:type="spellStart"/>
      <w:r>
        <w:rPr>
          <w:lang w:val="en-US"/>
        </w:rPr>
        <w:t>self contained</w:t>
      </w:r>
      <w:proofErr w:type="spellEnd"/>
      <w:r>
        <w:rPr>
          <w:lang w:val="en-US"/>
        </w:rPr>
        <w:t xml:space="preserve"> for running the analysis</w:t>
      </w:r>
    </w:p>
    <w:p w14:paraId="1D7066B7" w14:textId="77777777" w:rsidR="007C003E" w:rsidRDefault="00412283">
      <w:pPr>
        <w:pStyle w:val="Textbody"/>
        <w:numPr>
          <w:ilvl w:val="1"/>
          <w:numId w:val="33"/>
        </w:numPr>
        <w:rPr>
          <w:lang w:val="en-US"/>
        </w:rPr>
      </w:pPr>
      <w:r>
        <w:rPr>
          <w:lang w:val="en-US"/>
        </w:rPr>
        <w:t>Docker image could be uploaded to a Docker image repository for direct use by researchers</w:t>
      </w:r>
    </w:p>
    <w:p w14:paraId="7C212B7B" w14:textId="77777777" w:rsidR="007C003E" w:rsidRDefault="00412283">
      <w:pPr>
        <w:pStyle w:val="Textbody"/>
        <w:numPr>
          <w:ilvl w:val="0"/>
          <w:numId w:val="33"/>
        </w:numPr>
        <w:rPr>
          <w:lang w:val="en-US"/>
        </w:rPr>
      </w:pPr>
      <w:r>
        <w:rPr>
          <w:lang w:val="en-US"/>
        </w:rPr>
        <w:t>R/</w:t>
      </w:r>
      <w:commentRangeStart w:id="94"/>
      <w:r>
        <w:rPr>
          <w:lang w:val="en-US"/>
        </w:rPr>
        <w:t>Shiny App</w:t>
      </w:r>
      <w:commentRangeEnd w:id="94"/>
      <w:r w:rsidR="004504C7">
        <w:rPr>
          <w:rStyle w:val="Refdecomentario"/>
          <w:rFonts w:ascii="Liberation Serif" w:eastAsia="Noto Serif CJK SC" w:hAnsi="Liberation Serif" w:cs="Mangal"/>
          <w:lang w:val="en-GB" w:bidi="hi-IN"/>
        </w:rPr>
        <w:commentReference w:id="94"/>
      </w:r>
    </w:p>
    <w:p w14:paraId="1F8E05F2" w14:textId="77777777" w:rsidR="007C003E" w:rsidRDefault="00412283">
      <w:pPr>
        <w:pStyle w:val="Textbody"/>
        <w:numPr>
          <w:ilvl w:val="1"/>
          <w:numId w:val="33"/>
        </w:numPr>
        <w:rPr>
          <w:lang w:val="en-US"/>
        </w:rPr>
      </w:pPr>
      <w:r>
        <w:rPr>
          <w:lang w:val="en-US"/>
        </w:rPr>
        <w:t>Run refinement sessions with users to prioritize new functionalities, for example:</w:t>
      </w:r>
    </w:p>
    <w:p w14:paraId="2686DCEC" w14:textId="77777777" w:rsidR="007C003E" w:rsidRDefault="00412283">
      <w:pPr>
        <w:pStyle w:val="Textbody"/>
        <w:numPr>
          <w:ilvl w:val="2"/>
          <w:numId w:val="33"/>
        </w:numPr>
        <w:rPr>
          <w:lang w:val="en-US"/>
        </w:rPr>
      </w:pPr>
      <w:r>
        <w:rPr>
          <w:lang w:val="en-US"/>
        </w:rPr>
        <w:t>Download only genes that are significant in several comparisons</w:t>
      </w:r>
    </w:p>
    <w:p w14:paraId="1ED61291" w14:textId="77777777" w:rsidR="007C003E" w:rsidRDefault="00412283">
      <w:pPr>
        <w:pStyle w:val="Textbody"/>
        <w:numPr>
          <w:ilvl w:val="2"/>
          <w:numId w:val="33"/>
        </w:numPr>
        <w:rPr>
          <w:lang w:val="en-US"/>
        </w:rPr>
      </w:pPr>
      <w:r>
        <w:rPr>
          <w:lang w:val="en-US"/>
        </w:rPr>
        <w:t>Provide more links to external databases with information about the genes</w:t>
      </w:r>
    </w:p>
    <w:p w14:paraId="15930D6F" w14:textId="77777777" w:rsidR="007C003E" w:rsidRDefault="007C003E">
      <w:pPr>
        <w:pStyle w:val="Textbody"/>
        <w:rPr>
          <w:lang w:val="en-US"/>
        </w:rPr>
      </w:pPr>
    </w:p>
    <w:p w14:paraId="45771D1C" w14:textId="77777777" w:rsidR="00412283" w:rsidRDefault="00412283">
      <w:pPr>
        <w:rPr>
          <w:rFonts w:cs="Mangal"/>
          <w:szCs w:val="21"/>
        </w:rPr>
        <w:sectPr w:rsidR="00412283">
          <w:headerReference w:type="default" r:id="rId37"/>
          <w:footerReference w:type="default" r:id="rId38"/>
          <w:pgSz w:w="11906" w:h="16838"/>
          <w:pgMar w:top="1418" w:right="1701" w:bottom="1415" w:left="1701" w:header="720" w:footer="709" w:gutter="0"/>
          <w:pgNumType w:start="1"/>
          <w:cols w:space="720"/>
        </w:sectPr>
      </w:pPr>
    </w:p>
    <w:p w14:paraId="05A4A772" w14:textId="77777777" w:rsidR="007C003E" w:rsidRDefault="00412283">
      <w:pPr>
        <w:pStyle w:val="Ttulo1"/>
        <w:pageBreakBefore/>
        <w:rPr>
          <w:lang w:val="en-US"/>
        </w:rPr>
      </w:pPr>
      <w:r>
        <w:rPr>
          <w:lang w:val="en-US"/>
        </w:rPr>
        <w:lastRenderedPageBreak/>
        <w:t>References</w:t>
      </w:r>
    </w:p>
    <w:p w14:paraId="18B885F3" w14:textId="77777777" w:rsidR="007C003E" w:rsidRDefault="00412283">
      <w:pPr>
        <w:pStyle w:val="Bibliography1"/>
        <w:numPr>
          <w:ilvl w:val="0"/>
          <w:numId w:val="34"/>
        </w:numPr>
        <w:rPr>
          <w:lang w:val="en-US"/>
        </w:rPr>
      </w:pPr>
      <w:proofErr w:type="spellStart"/>
      <w:r>
        <w:rPr>
          <w:lang w:val="en-US"/>
        </w:rPr>
        <w:t>Amstutz</w:t>
      </w:r>
      <w:proofErr w:type="spellEnd"/>
      <w:r>
        <w:rPr>
          <w:lang w:val="en-US"/>
        </w:rPr>
        <w:t xml:space="preserve">, Peter, Maxim </w:t>
      </w:r>
      <w:proofErr w:type="spellStart"/>
      <w:r>
        <w:rPr>
          <w:lang w:val="en-US"/>
        </w:rPr>
        <w:t>Mikheev</w:t>
      </w:r>
      <w:proofErr w:type="spellEnd"/>
      <w:r>
        <w:rPr>
          <w:lang w:val="en-US"/>
        </w:rPr>
        <w:t xml:space="preserve">, Michael R. Crusoe, </w:t>
      </w:r>
      <w:proofErr w:type="spellStart"/>
      <w:r>
        <w:rPr>
          <w:lang w:val="en-US"/>
        </w:rPr>
        <w:t>Nebojša</w:t>
      </w:r>
      <w:proofErr w:type="spellEnd"/>
      <w:r>
        <w:rPr>
          <w:lang w:val="en-US"/>
        </w:rPr>
        <w:t xml:space="preserve"> </w:t>
      </w:r>
      <w:proofErr w:type="spellStart"/>
      <w:r>
        <w:rPr>
          <w:lang w:val="en-US"/>
        </w:rPr>
        <w:t>Tijanić</w:t>
      </w:r>
      <w:proofErr w:type="spellEnd"/>
      <w:r>
        <w:rPr>
          <w:lang w:val="en-US"/>
        </w:rPr>
        <w:t xml:space="preserve">, Samuel </w:t>
      </w:r>
      <w:proofErr w:type="spellStart"/>
      <w:r>
        <w:rPr>
          <w:lang w:val="en-US"/>
        </w:rPr>
        <w:t>Lampa</w:t>
      </w:r>
      <w:proofErr w:type="spellEnd"/>
      <w:r>
        <w:rPr>
          <w:lang w:val="en-US"/>
        </w:rPr>
        <w:t>, and et al. 2022. “Existing Workflow Systems.” Common Workflow Language Wiki, GitHub. August 30, 2022. https://s.apache.org/existing-workflow-systems.</w:t>
      </w:r>
    </w:p>
    <w:p w14:paraId="79F78454" w14:textId="77777777" w:rsidR="007C003E" w:rsidRDefault="00412283">
      <w:pPr>
        <w:pStyle w:val="Bibliography1"/>
        <w:numPr>
          <w:ilvl w:val="0"/>
          <w:numId w:val="34"/>
        </w:numPr>
        <w:rPr>
          <w:lang w:val="en-US"/>
        </w:rPr>
      </w:pPr>
      <w:r>
        <w:rPr>
          <w:lang w:val="en-US"/>
        </w:rPr>
        <w:t xml:space="preserve">Barba, Lorena A. 2018. “Terminologies for Reproducible Research.” </w:t>
      </w:r>
      <w:proofErr w:type="spellStart"/>
      <w:r>
        <w:rPr>
          <w:lang w:val="en-US"/>
        </w:rPr>
        <w:t>arXiv</w:t>
      </w:r>
      <w:proofErr w:type="spellEnd"/>
      <w:r>
        <w:rPr>
          <w:lang w:val="en-US"/>
        </w:rPr>
        <w:t>. http://arxiv.org/abs/1802.03311.</w:t>
      </w:r>
    </w:p>
    <w:p w14:paraId="279C8E8B" w14:textId="77777777" w:rsidR="007C003E" w:rsidRDefault="00412283">
      <w:pPr>
        <w:pStyle w:val="Bibliography1"/>
        <w:numPr>
          <w:ilvl w:val="0"/>
          <w:numId w:val="34"/>
        </w:numPr>
        <w:rPr>
          <w:lang w:val="en-US"/>
        </w:rPr>
      </w:pPr>
      <w:r>
        <w:rPr>
          <w:lang w:val="en-US"/>
        </w:rPr>
        <w:t>“Bioconductor Releases.” 2022. 2022. https://www.bioconductor.org/about/release-announcements/.</w:t>
      </w:r>
    </w:p>
    <w:p w14:paraId="3C152012" w14:textId="77777777" w:rsidR="007C003E" w:rsidRDefault="00412283">
      <w:pPr>
        <w:pStyle w:val="Bibliography1"/>
        <w:numPr>
          <w:ilvl w:val="0"/>
          <w:numId w:val="34"/>
        </w:numPr>
        <w:rPr>
          <w:lang w:val="en-US"/>
        </w:rPr>
      </w:pPr>
      <w:r>
        <w:rPr>
          <w:lang w:val="en-US"/>
        </w:rPr>
        <w:t xml:space="preserve">Boettiger, Carl, and Dirk </w:t>
      </w:r>
      <w:proofErr w:type="spellStart"/>
      <w:r>
        <w:rPr>
          <w:lang w:val="en-US"/>
        </w:rPr>
        <w:t>Eddelbuettel</w:t>
      </w:r>
      <w:proofErr w:type="spellEnd"/>
      <w:r>
        <w:rPr>
          <w:lang w:val="en-US"/>
        </w:rPr>
        <w:t>. 2017. “An Introduction to Rocker: Docker Containers for R.” https://doi.org/10.48550/ARXIV.1710.03675.</w:t>
      </w:r>
    </w:p>
    <w:p w14:paraId="117C2783" w14:textId="77777777" w:rsidR="007C003E" w:rsidRDefault="00412283">
      <w:pPr>
        <w:pStyle w:val="Bibliography1"/>
        <w:numPr>
          <w:ilvl w:val="0"/>
          <w:numId w:val="34"/>
        </w:numPr>
        <w:rPr>
          <w:lang w:val="en-US"/>
        </w:rPr>
      </w:pPr>
      <w:r>
        <w:rPr>
          <w:lang w:val="en-US"/>
        </w:rPr>
        <w:t xml:space="preserve">Brito, Jaqueline J, Jun Li, Jason H Moore, Casey S Greene, Nicole A </w:t>
      </w:r>
      <w:proofErr w:type="spellStart"/>
      <w:r>
        <w:rPr>
          <w:lang w:val="en-US"/>
        </w:rPr>
        <w:t>Nogoy</w:t>
      </w:r>
      <w:proofErr w:type="spellEnd"/>
      <w:r>
        <w:rPr>
          <w:lang w:val="en-US"/>
        </w:rPr>
        <w:t xml:space="preserve">, Lana X </w:t>
      </w:r>
      <w:proofErr w:type="spellStart"/>
      <w:r>
        <w:rPr>
          <w:lang w:val="en-US"/>
        </w:rPr>
        <w:t>Garmire</w:t>
      </w:r>
      <w:proofErr w:type="spellEnd"/>
      <w:r>
        <w:rPr>
          <w:lang w:val="en-US"/>
        </w:rPr>
        <w:t xml:space="preserve">, and </w:t>
      </w:r>
      <w:proofErr w:type="spellStart"/>
      <w:r>
        <w:rPr>
          <w:lang w:val="en-US"/>
        </w:rPr>
        <w:t>Serghei</w:t>
      </w:r>
      <w:proofErr w:type="spellEnd"/>
      <w:r>
        <w:rPr>
          <w:lang w:val="en-US"/>
        </w:rPr>
        <w:t xml:space="preserve"> </w:t>
      </w:r>
      <w:proofErr w:type="spellStart"/>
      <w:r>
        <w:rPr>
          <w:lang w:val="en-US"/>
        </w:rPr>
        <w:t>Mangul</w:t>
      </w:r>
      <w:proofErr w:type="spellEnd"/>
      <w:r>
        <w:rPr>
          <w:lang w:val="en-US"/>
        </w:rPr>
        <w:t xml:space="preserve">. 2020. “Recommendations to Enhance Rigor and Reproducibility in Biomedical Research.” </w:t>
      </w:r>
      <w:proofErr w:type="spellStart"/>
      <w:r>
        <w:rPr>
          <w:i/>
          <w:lang w:val="en-US"/>
        </w:rPr>
        <w:t>GigaScience</w:t>
      </w:r>
      <w:proofErr w:type="spellEnd"/>
      <w:r>
        <w:rPr>
          <w:lang w:val="en-US"/>
        </w:rPr>
        <w:t xml:space="preserve"> 9 (6). https://doi.org/10.1093/gigascience/giaa056.</w:t>
      </w:r>
    </w:p>
    <w:p w14:paraId="63047F51" w14:textId="77777777" w:rsidR="007C003E" w:rsidRDefault="00412283">
      <w:pPr>
        <w:pStyle w:val="Bibliography1"/>
        <w:numPr>
          <w:ilvl w:val="0"/>
          <w:numId w:val="34"/>
        </w:numPr>
        <w:rPr>
          <w:lang w:val="en-US"/>
        </w:rPr>
      </w:pPr>
      <w:proofErr w:type="spellStart"/>
      <w:r>
        <w:rPr>
          <w:lang w:val="en-US"/>
        </w:rPr>
        <w:t>Buckheit</w:t>
      </w:r>
      <w:proofErr w:type="spellEnd"/>
      <w:r>
        <w:rPr>
          <w:lang w:val="en-US"/>
        </w:rPr>
        <w:t xml:space="preserve">, Jonathan B., and David L. </w:t>
      </w:r>
      <w:proofErr w:type="spellStart"/>
      <w:r>
        <w:rPr>
          <w:lang w:val="en-US"/>
        </w:rPr>
        <w:t>Donoho</w:t>
      </w:r>
      <w:proofErr w:type="spellEnd"/>
      <w:r>
        <w:rPr>
          <w:lang w:val="en-US"/>
        </w:rPr>
        <w:t>. 1995. “</w:t>
      </w:r>
      <w:proofErr w:type="spellStart"/>
      <w:r>
        <w:rPr>
          <w:lang w:val="en-US"/>
        </w:rPr>
        <w:t>WaveLab</w:t>
      </w:r>
      <w:proofErr w:type="spellEnd"/>
      <w:r>
        <w:rPr>
          <w:lang w:val="en-US"/>
        </w:rPr>
        <w:t xml:space="preserve"> and Reproducible Research.” In </w:t>
      </w:r>
      <w:r>
        <w:rPr>
          <w:i/>
          <w:lang w:val="en-US"/>
        </w:rPr>
        <w:t>Wavelets and Statistics</w:t>
      </w:r>
      <w:r>
        <w:rPr>
          <w:lang w:val="en-US"/>
        </w:rPr>
        <w:t xml:space="preserve">, edited by </w:t>
      </w:r>
      <w:proofErr w:type="spellStart"/>
      <w:r>
        <w:rPr>
          <w:lang w:val="en-US"/>
        </w:rPr>
        <w:t>Anestis</w:t>
      </w:r>
      <w:proofErr w:type="spellEnd"/>
      <w:r>
        <w:rPr>
          <w:lang w:val="en-US"/>
        </w:rPr>
        <w:t xml:space="preserve"> Antoniadis and Georges Oppenheim, 103:55–81. Lecture Notes in Statistics. New York, NY: Springer New York. https://doi.org/10.1007/978-1-4612-2544-7_5.</w:t>
      </w:r>
    </w:p>
    <w:p w14:paraId="3E951F24" w14:textId="77777777" w:rsidR="007C003E" w:rsidRDefault="00412283">
      <w:pPr>
        <w:pStyle w:val="Bibliography1"/>
        <w:numPr>
          <w:ilvl w:val="0"/>
          <w:numId w:val="34"/>
        </w:numPr>
        <w:rPr>
          <w:lang w:val="en-US"/>
        </w:rPr>
      </w:pPr>
      <w:r>
        <w:rPr>
          <w:lang w:val="en-US"/>
        </w:rPr>
        <w:t>Chang, Winston. 2020. “Modularizing Shiny App Code.” 2020. https://shiny.rstudio.com/articles/modules.html.</w:t>
      </w:r>
    </w:p>
    <w:p w14:paraId="79D88450" w14:textId="77777777" w:rsidR="007C003E" w:rsidRDefault="00412283">
      <w:pPr>
        <w:pStyle w:val="Bibliography1"/>
        <w:numPr>
          <w:ilvl w:val="0"/>
          <w:numId w:val="34"/>
        </w:numPr>
        <w:rPr>
          <w:lang w:val="en-US"/>
        </w:rPr>
      </w:pPr>
      <w:r>
        <w:rPr>
          <w:lang w:val="en-US"/>
        </w:rPr>
        <w:t xml:space="preserve">Chang, Winston, Joe Cheng, J. J. Allaire, Carson Sievert, Barret </w:t>
      </w:r>
      <w:proofErr w:type="spellStart"/>
      <w:r>
        <w:rPr>
          <w:lang w:val="en-US"/>
        </w:rPr>
        <w:t>Schloerke</w:t>
      </w:r>
      <w:proofErr w:type="spellEnd"/>
      <w:r>
        <w:rPr>
          <w:lang w:val="en-US"/>
        </w:rPr>
        <w:t xml:space="preserve">, </w:t>
      </w:r>
      <w:proofErr w:type="spellStart"/>
      <w:r>
        <w:rPr>
          <w:lang w:val="en-US"/>
        </w:rPr>
        <w:t>Yihui</w:t>
      </w:r>
      <w:proofErr w:type="spellEnd"/>
      <w:r>
        <w:rPr>
          <w:lang w:val="en-US"/>
        </w:rPr>
        <w:t xml:space="preserve"> </w:t>
      </w:r>
      <w:proofErr w:type="spellStart"/>
      <w:r>
        <w:rPr>
          <w:lang w:val="en-US"/>
        </w:rPr>
        <w:t>Xie</w:t>
      </w:r>
      <w:proofErr w:type="spellEnd"/>
      <w:r>
        <w:rPr>
          <w:lang w:val="en-US"/>
        </w:rPr>
        <w:t xml:space="preserve">, Jeff Allen, Jonathan McPherson, Alan </w:t>
      </w:r>
      <w:proofErr w:type="spellStart"/>
      <w:r>
        <w:rPr>
          <w:lang w:val="en-US"/>
        </w:rPr>
        <w:t>Dipert</w:t>
      </w:r>
      <w:proofErr w:type="spellEnd"/>
      <w:r>
        <w:rPr>
          <w:lang w:val="en-US"/>
        </w:rPr>
        <w:t xml:space="preserve">, and Barbara Borges. 2022. </w:t>
      </w:r>
      <w:r>
        <w:rPr>
          <w:i/>
          <w:lang w:val="en-US"/>
        </w:rPr>
        <w:t>Shiny: Web Application Framework for R</w:t>
      </w:r>
      <w:r>
        <w:rPr>
          <w:lang w:val="en-US"/>
        </w:rPr>
        <w:t>. https://shiny.rstudio.com/.</w:t>
      </w:r>
    </w:p>
    <w:p w14:paraId="0258E1E9" w14:textId="77777777" w:rsidR="007C003E" w:rsidRDefault="00412283">
      <w:pPr>
        <w:pStyle w:val="Bibliography1"/>
        <w:numPr>
          <w:ilvl w:val="0"/>
          <w:numId w:val="34"/>
        </w:numPr>
        <w:rPr>
          <w:lang w:val="en-US"/>
        </w:rPr>
      </w:pPr>
      <w:r>
        <w:rPr>
          <w:lang w:val="en-US"/>
        </w:rPr>
        <w:t xml:space="preserve">Chatterjee, Paula, and Rachel M. Werner. 2021. “Gender Disparity in Citations in High-Impact Journal Articles.” </w:t>
      </w:r>
      <w:r>
        <w:rPr>
          <w:i/>
          <w:lang w:val="en-US"/>
        </w:rPr>
        <w:t>JAMA Network Open</w:t>
      </w:r>
      <w:r>
        <w:rPr>
          <w:lang w:val="en-US"/>
        </w:rPr>
        <w:t xml:space="preserve"> 4 (7): e2114509–e2114509. https://doi.org/10.1001/jamanetworkopen.2021.14509.</w:t>
      </w:r>
    </w:p>
    <w:p w14:paraId="26DF4A0A" w14:textId="77777777" w:rsidR="007C003E" w:rsidRDefault="00412283">
      <w:pPr>
        <w:pStyle w:val="Bibliography1"/>
        <w:numPr>
          <w:ilvl w:val="0"/>
          <w:numId w:val="34"/>
        </w:numPr>
        <w:rPr>
          <w:lang w:val="en-US"/>
        </w:rPr>
      </w:pPr>
      <w:proofErr w:type="spellStart"/>
      <w:r>
        <w:rPr>
          <w:lang w:val="en-US"/>
        </w:rPr>
        <w:t>Claerbout</w:t>
      </w:r>
      <w:proofErr w:type="spellEnd"/>
      <w:r>
        <w:rPr>
          <w:lang w:val="en-US"/>
        </w:rPr>
        <w:t xml:space="preserve">, Jon F., and Martin </w:t>
      </w:r>
      <w:proofErr w:type="spellStart"/>
      <w:r>
        <w:rPr>
          <w:lang w:val="en-US"/>
        </w:rPr>
        <w:t>Karrenbach</w:t>
      </w:r>
      <w:proofErr w:type="spellEnd"/>
      <w:r>
        <w:rPr>
          <w:lang w:val="en-US"/>
        </w:rPr>
        <w:t xml:space="preserve">. 1992. “Electronic Documents Give Reproducible Research a New Meaning.” In </w:t>
      </w:r>
      <w:r>
        <w:rPr>
          <w:i/>
          <w:lang w:val="en-US"/>
        </w:rPr>
        <w:t>SEG Technical Program Expanded Abstracts 1992</w:t>
      </w:r>
      <w:r>
        <w:rPr>
          <w:lang w:val="en-US"/>
        </w:rPr>
        <w:t>, 601–4. Society of Exploration Geophysicists. https://doi.org/10.1190/1.1822162.</w:t>
      </w:r>
    </w:p>
    <w:p w14:paraId="5F28236C" w14:textId="77777777" w:rsidR="007C003E" w:rsidRDefault="00412283">
      <w:pPr>
        <w:pStyle w:val="Bibliography1"/>
        <w:numPr>
          <w:ilvl w:val="0"/>
          <w:numId w:val="34"/>
        </w:numPr>
        <w:rPr>
          <w:lang w:val="en-US"/>
        </w:rPr>
      </w:pPr>
      <w:r>
        <w:rPr>
          <w:lang w:val="en-US"/>
        </w:rPr>
        <w:t>“Dependency Hell.” 2023. Wikipedia. January 2, 2023. https://en.wikipedia.org/wiki/Dependency_hell.</w:t>
      </w:r>
    </w:p>
    <w:p w14:paraId="21E3C326" w14:textId="77777777" w:rsidR="007C003E" w:rsidRDefault="00412283">
      <w:pPr>
        <w:pStyle w:val="Bibliography1"/>
        <w:numPr>
          <w:ilvl w:val="0"/>
          <w:numId w:val="34"/>
        </w:numPr>
        <w:rPr>
          <w:lang w:val="en-US"/>
        </w:rPr>
      </w:pPr>
      <w:proofErr w:type="spellStart"/>
      <w:r>
        <w:rPr>
          <w:lang w:val="en-US"/>
        </w:rPr>
        <w:t>Donoho</w:t>
      </w:r>
      <w:proofErr w:type="spellEnd"/>
      <w:r>
        <w:rPr>
          <w:lang w:val="en-US"/>
        </w:rPr>
        <w:t xml:space="preserve">, David L., Arian </w:t>
      </w:r>
      <w:proofErr w:type="spellStart"/>
      <w:r>
        <w:rPr>
          <w:lang w:val="en-US"/>
        </w:rPr>
        <w:t>Maleki</w:t>
      </w:r>
      <w:proofErr w:type="spellEnd"/>
      <w:r>
        <w:rPr>
          <w:lang w:val="en-US"/>
        </w:rPr>
        <w:t xml:space="preserve">, </w:t>
      </w:r>
      <w:proofErr w:type="spellStart"/>
      <w:r>
        <w:rPr>
          <w:lang w:val="en-US"/>
        </w:rPr>
        <w:t>Inam</w:t>
      </w:r>
      <w:proofErr w:type="spellEnd"/>
      <w:r>
        <w:rPr>
          <w:lang w:val="en-US"/>
        </w:rPr>
        <w:t xml:space="preserve"> Ur Rahman, </w:t>
      </w:r>
      <w:proofErr w:type="spellStart"/>
      <w:r>
        <w:rPr>
          <w:lang w:val="en-US"/>
        </w:rPr>
        <w:t>Morteza</w:t>
      </w:r>
      <w:proofErr w:type="spellEnd"/>
      <w:r>
        <w:rPr>
          <w:lang w:val="en-US"/>
        </w:rPr>
        <w:t xml:space="preserve"> Shahram, and Victoria </w:t>
      </w:r>
      <w:proofErr w:type="spellStart"/>
      <w:r>
        <w:rPr>
          <w:lang w:val="en-US"/>
        </w:rPr>
        <w:t>Stodden</w:t>
      </w:r>
      <w:proofErr w:type="spellEnd"/>
      <w:r>
        <w:rPr>
          <w:lang w:val="en-US"/>
        </w:rPr>
        <w:t xml:space="preserve">. 2009. “Reproducible Research in Computational Harmonic Analysis.” </w:t>
      </w:r>
      <w:r>
        <w:rPr>
          <w:i/>
          <w:lang w:val="en-US"/>
        </w:rPr>
        <w:t>Computing in Science &amp; Engineering</w:t>
      </w:r>
      <w:r>
        <w:rPr>
          <w:lang w:val="en-US"/>
        </w:rPr>
        <w:t xml:space="preserve"> 11 (1): 8–18. https://doi.org/10.1109/MCSE.2009.15.</w:t>
      </w:r>
    </w:p>
    <w:p w14:paraId="39C24546" w14:textId="77777777" w:rsidR="007C003E" w:rsidRDefault="00412283">
      <w:pPr>
        <w:pStyle w:val="Bibliography1"/>
        <w:numPr>
          <w:ilvl w:val="0"/>
          <w:numId w:val="34"/>
        </w:numPr>
        <w:rPr>
          <w:lang w:val="en-US"/>
        </w:rPr>
      </w:pPr>
      <w:r>
        <w:rPr>
          <w:lang w:val="en-US"/>
        </w:rPr>
        <w:t xml:space="preserve">Errington, Timothy M, Alexandria Denis, Nicole </w:t>
      </w:r>
      <w:proofErr w:type="spellStart"/>
      <w:r>
        <w:rPr>
          <w:lang w:val="en-US"/>
        </w:rPr>
        <w:t>Perfito</w:t>
      </w:r>
      <w:proofErr w:type="spellEnd"/>
      <w:r>
        <w:rPr>
          <w:lang w:val="en-US"/>
        </w:rPr>
        <w:t xml:space="preserve">, Elizabeth </w:t>
      </w:r>
      <w:proofErr w:type="spellStart"/>
      <w:r>
        <w:rPr>
          <w:lang w:val="en-US"/>
        </w:rPr>
        <w:t>Iorns</w:t>
      </w:r>
      <w:proofErr w:type="spellEnd"/>
      <w:r>
        <w:rPr>
          <w:lang w:val="en-US"/>
        </w:rPr>
        <w:t xml:space="preserve">, and Brian </w:t>
      </w:r>
      <w:proofErr w:type="gramStart"/>
      <w:r>
        <w:rPr>
          <w:lang w:val="en-US"/>
        </w:rPr>
        <w:t>A</w:t>
      </w:r>
      <w:proofErr w:type="gramEnd"/>
      <w:r>
        <w:rPr>
          <w:lang w:val="en-US"/>
        </w:rPr>
        <w:t xml:space="preserve"> </w:t>
      </w:r>
      <w:proofErr w:type="spellStart"/>
      <w:r>
        <w:rPr>
          <w:lang w:val="en-US"/>
        </w:rPr>
        <w:t>Nosek</w:t>
      </w:r>
      <w:proofErr w:type="spellEnd"/>
      <w:r>
        <w:rPr>
          <w:lang w:val="en-US"/>
        </w:rPr>
        <w:t xml:space="preserve">. 2021. “Challenges for Assessing Replicability in Preclinical Cancer Biology.” </w:t>
      </w:r>
      <w:proofErr w:type="spellStart"/>
      <w:r>
        <w:rPr>
          <w:i/>
          <w:lang w:val="en-US"/>
        </w:rPr>
        <w:t>ELife</w:t>
      </w:r>
      <w:proofErr w:type="spellEnd"/>
      <w:r>
        <w:rPr>
          <w:lang w:val="en-US"/>
        </w:rPr>
        <w:t xml:space="preserve"> 10 (December). https://doi.org/10.7554/elife.67995.</w:t>
      </w:r>
    </w:p>
    <w:p w14:paraId="6CE8584E" w14:textId="77777777" w:rsidR="007C003E" w:rsidRDefault="00412283">
      <w:pPr>
        <w:pStyle w:val="Bibliography1"/>
        <w:numPr>
          <w:ilvl w:val="0"/>
          <w:numId w:val="34"/>
        </w:numPr>
        <w:rPr>
          <w:lang w:val="en-US"/>
        </w:rPr>
      </w:pPr>
      <w:r>
        <w:rPr>
          <w:lang w:val="en-US"/>
        </w:rPr>
        <w:t xml:space="preserve">Errington, Timothy M, Maya Mathur, Courtney K Soderberg, Alexandria Denis, Nicole </w:t>
      </w:r>
      <w:proofErr w:type="spellStart"/>
      <w:r>
        <w:rPr>
          <w:lang w:val="en-US"/>
        </w:rPr>
        <w:t>Perfito</w:t>
      </w:r>
      <w:proofErr w:type="spellEnd"/>
      <w:r>
        <w:rPr>
          <w:lang w:val="en-US"/>
        </w:rPr>
        <w:t xml:space="preserve">, Elizabeth </w:t>
      </w:r>
      <w:proofErr w:type="spellStart"/>
      <w:r>
        <w:rPr>
          <w:lang w:val="en-US"/>
        </w:rPr>
        <w:t>Iorns</w:t>
      </w:r>
      <w:proofErr w:type="spellEnd"/>
      <w:r>
        <w:rPr>
          <w:lang w:val="en-US"/>
        </w:rPr>
        <w:t xml:space="preserve">, and Brian </w:t>
      </w:r>
      <w:proofErr w:type="gramStart"/>
      <w:r>
        <w:rPr>
          <w:lang w:val="en-US"/>
        </w:rPr>
        <w:t>A</w:t>
      </w:r>
      <w:proofErr w:type="gramEnd"/>
      <w:r>
        <w:rPr>
          <w:lang w:val="en-US"/>
        </w:rPr>
        <w:t xml:space="preserve"> </w:t>
      </w:r>
      <w:proofErr w:type="spellStart"/>
      <w:r>
        <w:rPr>
          <w:lang w:val="en-US"/>
        </w:rPr>
        <w:t>Nosek</w:t>
      </w:r>
      <w:proofErr w:type="spellEnd"/>
      <w:r>
        <w:rPr>
          <w:lang w:val="en-US"/>
        </w:rPr>
        <w:t xml:space="preserve">. 2021. </w:t>
      </w:r>
      <w:r>
        <w:rPr>
          <w:lang w:val="en-US"/>
        </w:rPr>
        <w:lastRenderedPageBreak/>
        <w:t xml:space="preserve">“Investigating the Replicability of Preclinical Cancer Biology.” </w:t>
      </w:r>
      <w:proofErr w:type="spellStart"/>
      <w:r>
        <w:rPr>
          <w:i/>
          <w:lang w:val="en-US"/>
        </w:rPr>
        <w:t>ELife</w:t>
      </w:r>
      <w:proofErr w:type="spellEnd"/>
      <w:r>
        <w:rPr>
          <w:lang w:val="en-US"/>
        </w:rPr>
        <w:t xml:space="preserve"> 10 (December): e71601. https://doi.org/10.7554/eLife.71601.</w:t>
      </w:r>
    </w:p>
    <w:p w14:paraId="2890AC49" w14:textId="77777777" w:rsidR="007C003E" w:rsidRDefault="00412283">
      <w:pPr>
        <w:pStyle w:val="Bibliography1"/>
        <w:numPr>
          <w:ilvl w:val="0"/>
          <w:numId w:val="34"/>
        </w:numPr>
        <w:rPr>
          <w:lang w:val="en-US"/>
        </w:rPr>
      </w:pPr>
      <w:r>
        <w:rPr>
          <w:lang w:val="en-US"/>
        </w:rPr>
        <w:t>Ferrer Almirall, Mireia, and Esther Camacho Cano. 2022. “</w:t>
      </w:r>
      <w:proofErr w:type="spellStart"/>
      <w:r>
        <w:rPr>
          <w:lang w:val="en-US"/>
        </w:rPr>
        <w:t>MaUEB</w:t>
      </w:r>
      <w:proofErr w:type="spellEnd"/>
      <w:r>
        <w:rPr>
          <w:lang w:val="en-US"/>
        </w:rPr>
        <w:t>.” 2022. https://github.com/uebvhir/maUEB.</w:t>
      </w:r>
    </w:p>
    <w:p w14:paraId="512E416A" w14:textId="77777777" w:rsidR="007C003E" w:rsidRDefault="00412283">
      <w:pPr>
        <w:pStyle w:val="Bibliography1"/>
        <w:numPr>
          <w:ilvl w:val="0"/>
          <w:numId w:val="34"/>
        </w:numPr>
        <w:rPr>
          <w:lang w:val="en-US"/>
        </w:rPr>
      </w:pPr>
      <w:r>
        <w:rPr>
          <w:lang w:val="en-US"/>
        </w:rPr>
        <w:t xml:space="preserve">Gauthier, Jeff, Antony T Vincent, Steve J Charette, and Nicolas </w:t>
      </w:r>
      <w:proofErr w:type="spellStart"/>
      <w:r>
        <w:rPr>
          <w:lang w:val="en-US"/>
        </w:rPr>
        <w:t>Derome</w:t>
      </w:r>
      <w:proofErr w:type="spellEnd"/>
      <w:r>
        <w:rPr>
          <w:lang w:val="en-US"/>
        </w:rPr>
        <w:t xml:space="preserve">. 2018. “A Brief History of Bioinformatics.” </w:t>
      </w:r>
      <w:r>
        <w:rPr>
          <w:i/>
          <w:lang w:val="en-US"/>
        </w:rPr>
        <w:t>Briefings in Bioinformatics</w:t>
      </w:r>
      <w:r>
        <w:rPr>
          <w:lang w:val="en-US"/>
        </w:rPr>
        <w:t xml:space="preserve"> 20 (6): 1981–96. https://doi.org/10.1093/bib/bby063.</w:t>
      </w:r>
    </w:p>
    <w:p w14:paraId="769051A0" w14:textId="77777777" w:rsidR="007C003E" w:rsidRDefault="00412283">
      <w:pPr>
        <w:pStyle w:val="Bibliography1"/>
        <w:numPr>
          <w:ilvl w:val="0"/>
          <w:numId w:val="34"/>
        </w:numPr>
        <w:rPr>
          <w:lang w:val="en-US"/>
        </w:rPr>
      </w:pPr>
      <w:r>
        <w:rPr>
          <w:lang w:val="en-US"/>
        </w:rPr>
        <w:t xml:space="preserve">Giorgi, Federico M., Carmine </w:t>
      </w:r>
      <w:proofErr w:type="spellStart"/>
      <w:r>
        <w:rPr>
          <w:lang w:val="en-US"/>
        </w:rPr>
        <w:t>Ceraolo</w:t>
      </w:r>
      <w:proofErr w:type="spellEnd"/>
      <w:r>
        <w:rPr>
          <w:lang w:val="en-US"/>
        </w:rPr>
        <w:t xml:space="preserve">, and Daniele </w:t>
      </w:r>
      <w:proofErr w:type="spellStart"/>
      <w:r>
        <w:rPr>
          <w:lang w:val="en-US"/>
        </w:rPr>
        <w:t>Mercatelli</w:t>
      </w:r>
      <w:proofErr w:type="spellEnd"/>
      <w:r>
        <w:rPr>
          <w:lang w:val="en-US"/>
        </w:rPr>
        <w:t xml:space="preserve">. 2022. “The R Language: An Engine for Bioinformatics and Data Science.” </w:t>
      </w:r>
      <w:r>
        <w:rPr>
          <w:i/>
          <w:lang w:val="en-US"/>
        </w:rPr>
        <w:t>Life</w:t>
      </w:r>
      <w:r>
        <w:rPr>
          <w:lang w:val="en-US"/>
        </w:rPr>
        <w:t xml:space="preserve"> 12 (5): 648. https://doi.org/10.3390/life12050648.</w:t>
      </w:r>
    </w:p>
    <w:p w14:paraId="19986A54" w14:textId="77777777" w:rsidR="007C003E" w:rsidRDefault="00412283">
      <w:pPr>
        <w:pStyle w:val="Bibliography1"/>
        <w:numPr>
          <w:ilvl w:val="0"/>
          <w:numId w:val="34"/>
        </w:numPr>
        <w:rPr>
          <w:lang w:val="en-US"/>
        </w:rPr>
      </w:pPr>
      <w:proofErr w:type="spellStart"/>
      <w:r>
        <w:rPr>
          <w:lang w:val="en-US"/>
        </w:rPr>
        <w:t>Gratzl</w:t>
      </w:r>
      <w:proofErr w:type="spellEnd"/>
      <w:r>
        <w:rPr>
          <w:lang w:val="en-US"/>
        </w:rPr>
        <w:t>, Samuel. 2022. “</w:t>
      </w:r>
      <w:proofErr w:type="spellStart"/>
      <w:r>
        <w:rPr>
          <w:lang w:val="en-US"/>
        </w:rPr>
        <w:t>Upsetjs</w:t>
      </w:r>
      <w:proofErr w:type="spellEnd"/>
      <w:r>
        <w:rPr>
          <w:lang w:val="en-US"/>
        </w:rPr>
        <w:t>: ‘</w:t>
      </w:r>
      <w:proofErr w:type="spellStart"/>
      <w:r>
        <w:rPr>
          <w:lang w:val="en-US"/>
        </w:rPr>
        <w:t>HTMLWidget</w:t>
      </w:r>
      <w:proofErr w:type="spellEnd"/>
      <w:r>
        <w:rPr>
          <w:lang w:val="en-US"/>
        </w:rPr>
        <w:t>’ Wrapper of ‘</w:t>
      </w:r>
      <w:proofErr w:type="spellStart"/>
      <w:r>
        <w:rPr>
          <w:lang w:val="en-US"/>
        </w:rPr>
        <w:t>UpSet.Js</w:t>
      </w:r>
      <w:proofErr w:type="spellEnd"/>
      <w:r>
        <w:rPr>
          <w:lang w:val="en-US"/>
        </w:rPr>
        <w:t>’ for Exploring Large Set Intersections.” https://github.com/upsetjs/upsetjs_r/.</w:t>
      </w:r>
    </w:p>
    <w:p w14:paraId="0733CE18" w14:textId="77777777" w:rsidR="007C003E" w:rsidRDefault="00412283">
      <w:pPr>
        <w:pStyle w:val="Bibliography1"/>
        <w:numPr>
          <w:ilvl w:val="0"/>
          <w:numId w:val="34"/>
        </w:numPr>
        <w:rPr>
          <w:lang w:val="en-US"/>
        </w:rPr>
      </w:pPr>
      <w:r>
        <w:rPr>
          <w:lang w:val="en-US"/>
        </w:rPr>
        <w:t xml:space="preserve">Hardwicke, Tom E., Maya B. Mathur, Kyle MacDonald, Gustav </w:t>
      </w:r>
      <w:proofErr w:type="spellStart"/>
      <w:r>
        <w:rPr>
          <w:lang w:val="en-US"/>
        </w:rPr>
        <w:t>Nilsonne</w:t>
      </w:r>
      <w:proofErr w:type="spellEnd"/>
      <w:r>
        <w:rPr>
          <w:lang w:val="en-US"/>
        </w:rPr>
        <w:t xml:space="preserve">, George C. Banks, Mallory C. Kidwell, Alicia </w:t>
      </w:r>
      <w:proofErr w:type="spellStart"/>
      <w:r>
        <w:rPr>
          <w:lang w:val="en-US"/>
        </w:rPr>
        <w:t>Hofelich</w:t>
      </w:r>
      <w:proofErr w:type="spellEnd"/>
      <w:r>
        <w:rPr>
          <w:lang w:val="en-US"/>
        </w:rPr>
        <w:t xml:space="preserve"> Mohr, et al. 2018. “Data Availability, Reusability, and Analytic Reproducibility: Evaluating the Impact of a Mandatory Open Data Policy at the Journal </w:t>
      </w:r>
      <w:r>
        <w:rPr>
          <w:i/>
          <w:lang w:val="en-US"/>
        </w:rPr>
        <w:t>Cognition</w:t>
      </w:r>
      <w:r>
        <w:rPr>
          <w:lang w:val="en-US"/>
        </w:rPr>
        <w:t xml:space="preserve">.” </w:t>
      </w:r>
      <w:r>
        <w:rPr>
          <w:i/>
          <w:lang w:val="en-US"/>
        </w:rPr>
        <w:t>Royal Society Open Science</w:t>
      </w:r>
      <w:r>
        <w:rPr>
          <w:lang w:val="en-US"/>
        </w:rPr>
        <w:t xml:space="preserve"> 5 (8): 180448. https://doi.org/10.1098/rsos.180448.</w:t>
      </w:r>
    </w:p>
    <w:p w14:paraId="69761D52" w14:textId="77777777" w:rsidR="007C003E" w:rsidRDefault="00412283">
      <w:pPr>
        <w:pStyle w:val="Bibliography1"/>
        <w:numPr>
          <w:ilvl w:val="0"/>
          <w:numId w:val="34"/>
        </w:numPr>
        <w:rPr>
          <w:lang w:val="en-US"/>
        </w:rPr>
      </w:pPr>
      <w:r>
        <w:rPr>
          <w:lang w:val="en-US"/>
        </w:rPr>
        <w:t>“Index of /</w:t>
      </w:r>
      <w:proofErr w:type="spellStart"/>
      <w:r>
        <w:rPr>
          <w:lang w:val="en-US"/>
        </w:rPr>
        <w:t>Src</w:t>
      </w:r>
      <w:proofErr w:type="spellEnd"/>
      <w:r>
        <w:rPr>
          <w:lang w:val="en-US"/>
        </w:rPr>
        <w:t>/Base/R-4.” 2022. 2022. https://cran.r-project.org/src/base/R-4/.</w:t>
      </w:r>
    </w:p>
    <w:p w14:paraId="734FD23D" w14:textId="77777777" w:rsidR="007C003E" w:rsidRDefault="00412283">
      <w:pPr>
        <w:pStyle w:val="Bibliography1"/>
        <w:numPr>
          <w:ilvl w:val="0"/>
          <w:numId w:val="34"/>
        </w:numPr>
        <w:rPr>
          <w:lang w:val="en-US"/>
        </w:rPr>
      </w:pPr>
      <w:r>
        <w:rPr>
          <w:lang w:val="en-US"/>
        </w:rPr>
        <w:t xml:space="preserve">Ioannidis, John P. A. 2005. “Why Most Published Research Findings Are False.” </w:t>
      </w:r>
      <w:proofErr w:type="spellStart"/>
      <w:r>
        <w:rPr>
          <w:i/>
          <w:lang w:val="en-US"/>
        </w:rPr>
        <w:t>PLoS</w:t>
      </w:r>
      <w:proofErr w:type="spellEnd"/>
      <w:r>
        <w:rPr>
          <w:i/>
          <w:lang w:val="en-US"/>
        </w:rPr>
        <w:t xml:space="preserve"> Medicine</w:t>
      </w:r>
      <w:r>
        <w:rPr>
          <w:lang w:val="en-US"/>
        </w:rPr>
        <w:t xml:space="preserve"> 2 (8): e124. https://doi.org/10.1371/journal.pmed.0020124.</w:t>
      </w:r>
    </w:p>
    <w:p w14:paraId="58416D3D" w14:textId="77777777" w:rsidR="007C003E" w:rsidRDefault="00412283">
      <w:pPr>
        <w:pStyle w:val="Bibliography1"/>
        <w:numPr>
          <w:ilvl w:val="0"/>
          <w:numId w:val="34"/>
        </w:numPr>
        <w:rPr>
          <w:lang w:val="en-US"/>
        </w:rPr>
      </w:pPr>
      <w:r>
        <w:rPr>
          <w:lang w:val="en-US"/>
        </w:rPr>
        <w:t xml:space="preserve">Ioannidis, John P A, David B Allison, Catherine A Ball, Issa Coulibaly, </w:t>
      </w:r>
      <w:proofErr w:type="spellStart"/>
      <w:r>
        <w:rPr>
          <w:lang w:val="en-US"/>
        </w:rPr>
        <w:t>Xiangqin</w:t>
      </w:r>
      <w:proofErr w:type="spellEnd"/>
      <w:r>
        <w:rPr>
          <w:lang w:val="en-US"/>
        </w:rPr>
        <w:t xml:space="preserve"> Cui, </w:t>
      </w:r>
      <w:proofErr w:type="spellStart"/>
      <w:r>
        <w:rPr>
          <w:lang w:val="en-US"/>
        </w:rPr>
        <w:t>Aedín</w:t>
      </w:r>
      <w:proofErr w:type="spellEnd"/>
      <w:r>
        <w:rPr>
          <w:lang w:val="en-US"/>
        </w:rPr>
        <w:t xml:space="preserve"> C Culhane, Mario </w:t>
      </w:r>
      <w:proofErr w:type="spellStart"/>
      <w:r>
        <w:rPr>
          <w:lang w:val="en-US"/>
        </w:rPr>
        <w:t>Falchi</w:t>
      </w:r>
      <w:proofErr w:type="spellEnd"/>
      <w:r>
        <w:rPr>
          <w:lang w:val="en-US"/>
        </w:rPr>
        <w:t xml:space="preserve">, et al. 2009. “Repeatability of Published Microarray Gene Expression Analyses.” </w:t>
      </w:r>
      <w:r>
        <w:rPr>
          <w:i/>
          <w:lang w:val="en-US"/>
        </w:rPr>
        <w:t>Nature Genetics</w:t>
      </w:r>
      <w:r>
        <w:rPr>
          <w:lang w:val="en-US"/>
        </w:rPr>
        <w:t xml:space="preserve"> 41 (2): 149–55. https://doi.org/10.1038/ng.295.</w:t>
      </w:r>
    </w:p>
    <w:p w14:paraId="61089965" w14:textId="77777777" w:rsidR="007C003E" w:rsidRDefault="00412283">
      <w:pPr>
        <w:pStyle w:val="Bibliography1"/>
        <w:numPr>
          <w:ilvl w:val="0"/>
          <w:numId w:val="34"/>
        </w:numPr>
        <w:rPr>
          <w:lang w:val="en-US"/>
        </w:rPr>
      </w:pPr>
      <w:r>
        <w:rPr>
          <w:lang w:val="en-US"/>
        </w:rPr>
        <w:t xml:space="preserve">Landau, William Michael. 2021. “The Targets R Package: A Dynamic Make-like Function-Oriented Pipeline Toolkit for Reproducibility and High-Performance Computing.” </w:t>
      </w:r>
      <w:r>
        <w:rPr>
          <w:i/>
          <w:lang w:val="en-US"/>
        </w:rPr>
        <w:t>Journal of Open Source Software</w:t>
      </w:r>
      <w:r>
        <w:rPr>
          <w:lang w:val="en-US"/>
        </w:rPr>
        <w:t xml:space="preserve"> 6 (57): 2959.</w:t>
      </w:r>
    </w:p>
    <w:p w14:paraId="21F1A889" w14:textId="77777777" w:rsidR="007C003E" w:rsidRDefault="00412283">
      <w:pPr>
        <w:pStyle w:val="Bibliography1"/>
        <w:numPr>
          <w:ilvl w:val="0"/>
          <w:numId w:val="34"/>
        </w:numPr>
        <w:rPr>
          <w:lang w:val="en-US"/>
        </w:rPr>
      </w:pPr>
      <w:proofErr w:type="spellStart"/>
      <w:r>
        <w:rPr>
          <w:lang w:val="en-US"/>
        </w:rPr>
        <w:t>Ludt</w:t>
      </w:r>
      <w:proofErr w:type="spellEnd"/>
      <w:r>
        <w:rPr>
          <w:lang w:val="en-US"/>
        </w:rPr>
        <w:t xml:space="preserve">, </w:t>
      </w:r>
      <w:proofErr w:type="spellStart"/>
      <w:r>
        <w:rPr>
          <w:lang w:val="en-US"/>
        </w:rPr>
        <w:t>Annekathrin</w:t>
      </w:r>
      <w:proofErr w:type="spellEnd"/>
      <w:r>
        <w:rPr>
          <w:lang w:val="en-US"/>
        </w:rPr>
        <w:t xml:space="preserve">, </w:t>
      </w:r>
      <w:proofErr w:type="spellStart"/>
      <w:r>
        <w:rPr>
          <w:lang w:val="en-US"/>
        </w:rPr>
        <w:t>Arsenij</w:t>
      </w:r>
      <w:proofErr w:type="spellEnd"/>
      <w:r>
        <w:rPr>
          <w:lang w:val="en-US"/>
        </w:rPr>
        <w:t xml:space="preserve"> </w:t>
      </w:r>
      <w:proofErr w:type="spellStart"/>
      <w:r>
        <w:rPr>
          <w:lang w:val="en-US"/>
        </w:rPr>
        <w:t>Ustjanzew</w:t>
      </w:r>
      <w:proofErr w:type="spellEnd"/>
      <w:r>
        <w:rPr>
          <w:lang w:val="en-US"/>
        </w:rPr>
        <w:t xml:space="preserve">, Harald Binder, Konstantin Strauch, and Federico Marini. 2022. “Interactive and Reproducible Workflows for Exploring and Modeling RNA‐seq Data with </w:t>
      </w:r>
      <w:proofErr w:type="spellStart"/>
      <w:r>
        <w:rPr>
          <w:lang w:val="en-US"/>
        </w:rPr>
        <w:t>PcaExplorer</w:t>
      </w:r>
      <w:proofErr w:type="spellEnd"/>
      <w:r>
        <w:rPr>
          <w:lang w:val="en-US"/>
        </w:rPr>
        <w:t xml:space="preserve">, Ideal, and </w:t>
      </w:r>
      <w:proofErr w:type="spellStart"/>
      <w:r>
        <w:rPr>
          <w:lang w:val="en-US"/>
        </w:rPr>
        <w:t>GeneTonic</w:t>
      </w:r>
      <w:proofErr w:type="spellEnd"/>
      <w:r>
        <w:rPr>
          <w:lang w:val="en-US"/>
        </w:rPr>
        <w:t xml:space="preserve">.” </w:t>
      </w:r>
      <w:r>
        <w:rPr>
          <w:i/>
          <w:lang w:val="en-US"/>
        </w:rPr>
        <w:t>Current Protocols</w:t>
      </w:r>
      <w:r>
        <w:rPr>
          <w:lang w:val="en-US"/>
        </w:rPr>
        <w:t xml:space="preserve"> 2 (4). https://doi.org/10.1002/cpz1.411.</w:t>
      </w:r>
    </w:p>
    <w:p w14:paraId="4EDB5860" w14:textId="77777777" w:rsidR="007C003E" w:rsidRDefault="00412283">
      <w:pPr>
        <w:pStyle w:val="Bibliography1"/>
        <w:numPr>
          <w:ilvl w:val="0"/>
          <w:numId w:val="34"/>
        </w:numPr>
        <w:rPr>
          <w:lang w:val="en-US"/>
        </w:rPr>
      </w:pPr>
      <w:r>
        <w:rPr>
          <w:lang w:val="en-US"/>
        </w:rPr>
        <w:t xml:space="preserve">Macleod, Malcolm R., Susan </w:t>
      </w:r>
      <w:proofErr w:type="spellStart"/>
      <w:r>
        <w:rPr>
          <w:lang w:val="en-US"/>
        </w:rPr>
        <w:t>Michie</w:t>
      </w:r>
      <w:proofErr w:type="spellEnd"/>
      <w:r>
        <w:rPr>
          <w:lang w:val="en-US"/>
        </w:rPr>
        <w:t xml:space="preserve">, Ian Roberts, Ulrich </w:t>
      </w:r>
      <w:proofErr w:type="spellStart"/>
      <w:r>
        <w:rPr>
          <w:lang w:val="en-US"/>
        </w:rPr>
        <w:t>Dirnagl</w:t>
      </w:r>
      <w:proofErr w:type="spellEnd"/>
      <w:r>
        <w:rPr>
          <w:lang w:val="en-US"/>
        </w:rPr>
        <w:t xml:space="preserve">, Iain Chalmers, John P. A. Ioannidis, Rustam Al-Shahi Salman, An-Wen Chan, and Paul </w:t>
      </w:r>
      <w:proofErr w:type="spellStart"/>
      <w:r>
        <w:rPr>
          <w:lang w:val="en-US"/>
        </w:rPr>
        <w:t>Glasziou</w:t>
      </w:r>
      <w:proofErr w:type="spellEnd"/>
      <w:r>
        <w:rPr>
          <w:lang w:val="en-US"/>
        </w:rPr>
        <w:t xml:space="preserve">. 2014. “Biomedical Research: Increasing Value, Reducing Waste.” </w:t>
      </w:r>
      <w:r>
        <w:rPr>
          <w:i/>
          <w:lang w:val="en-US"/>
        </w:rPr>
        <w:t>The Lancet</w:t>
      </w:r>
      <w:r>
        <w:rPr>
          <w:lang w:val="en-US"/>
        </w:rPr>
        <w:t xml:space="preserve"> 383 (9912): 101–4. https://doi.org/10.1016/S0140-6736(13)62329-6.</w:t>
      </w:r>
    </w:p>
    <w:p w14:paraId="4FDA3517" w14:textId="77777777" w:rsidR="007C003E" w:rsidRDefault="00412283">
      <w:pPr>
        <w:pStyle w:val="Bibliography1"/>
        <w:numPr>
          <w:ilvl w:val="0"/>
          <w:numId w:val="34"/>
        </w:numPr>
        <w:rPr>
          <w:lang w:val="en-US"/>
        </w:rPr>
      </w:pPr>
      <w:proofErr w:type="spellStart"/>
      <w:r>
        <w:rPr>
          <w:lang w:val="en-US"/>
        </w:rPr>
        <w:t>Mangul</w:t>
      </w:r>
      <w:proofErr w:type="spellEnd"/>
      <w:r>
        <w:rPr>
          <w:lang w:val="en-US"/>
        </w:rPr>
        <w:t xml:space="preserve">, </w:t>
      </w:r>
      <w:proofErr w:type="spellStart"/>
      <w:r>
        <w:rPr>
          <w:lang w:val="en-US"/>
        </w:rPr>
        <w:t>Serghei</w:t>
      </w:r>
      <w:proofErr w:type="spellEnd"/>
      <w:r>
        <w:rPr>
          <w:lang w:val="en-US"/>
        </w:rPr>
        <w:t xml:space="preserve">, Lana S. Martin, Eleazar </w:t>
      </w:r>
      <w:proofErr w:type="spellStart"/>
      <w:r>
        <w:rPr>
          <w:lang w:val="en-US"/>
        </w:rPr>
        <w:t>Eskin</w:t>
      </w:r>
      <w:proofErr w:type="spellEnd"/>
      <w:r>
        <w:rPr>
          <w:lang w:val="en-US"/>
        </w:rPr>
        <w:t xml:space="preserve">, and Ran </w:t>
      </w:r>
      <w:proofErr w:type="spellStart"/>
      <w:r>
        <w:rPr>
          <w:lang w:val="en-US"/>
        </w:rPr>
        <w:t>Blekhman</w:t>
      </w:r>
      <w:proofErr w:type="spellEnd"/>
      <w:r>
        <w:rPr>
          <w:lang w:val="en-US"/>
        </w:rPr>
        <w:t xml:space="preserve">. 2019. “Improving the Usability and Archival Stability of Bioinformatics Software.” </w:t>
      </w:r>
      <w:r>
        <w:rPr>
          <w:i/>
          <w:lang w:val="en-US"/>
        </w:rPr>
        <w:t>Genome Biology</w:t>
      </w:r>
      <w:r>
        <w:rPr>
          <w:lang w:val="en-US"/>
        </w:rPr>
        <w:t xml:space="preserve"> 20 (1). https://doi.org/10.1186/s13059-019-1649-8.</w:t>
      </w:r>
    </w:p>
    <w:p w14:paraId="01338183" w14:textId="77777777" w:rsidR="007C003E" w:rsidRDefault="00412283">
      <w:pPr>
        <w:pStyle w:val="Bibliography1"/>
        <w:numPr>
          <w:ilvl w:val="0"/>
          <w:numId w:val="34"/>
        </w:numPr>
        <w:rPr>
          <w:lang w:val="en-US"/>
        </w:rPr>
      </w:pPr>
      <w:proofErr w:type="spellStart"/>
      <w:r>
        <w:rPr>
          <w:lang w:val="en-US"/>
        </w:rPr>
        <w:t>Markowetz</w:t>
      </w:r>
      <w:proofErr w:type="spellEnd"/>
      <w:r>
        <w:rPr>
          <w:lang w:val="en-US"/>
        </w:rPr>
        <w:t xml:space="preserve">, Florian. 2015. “Five Selfish Reasons to Work Reproducibly.” </w:t>
      </w:r>
      <w:r>
        <w:rPr>
          <w:i/>
          <w:lang w:val="en-US"/>
        </w:rPr>
        <w:t>Genome Biology</w:t>
      </w:r>
      <w:r>
        <w:rPr>
          <w:lang w:val="en-US"/>
        </w:rPr>
        <w:t xml:space="preserve"> 16 (1). https://doi.org/10.1186/s13059-015-0850-7.</w:t>
      </w:r>
    </w:p>
    <w:p w14:paraId="2FFC1D03" w14:textId="77777777" w:rsidR="007C003E" w:rsidRDefault="00412283">
      <w:pPr>
        <w:pStyle w:val="Bibliography1"/>
        <w:numPr>
          <w:ilvl w:val="0"/>
          <w:numId w:val="34"/>
        </w:numPr>
        <w:rPr>
          <w:lang w:val="en-US"/>
        </w:rPr>
      </w:pPr>
      <w:r>
        <w:rPr>
          <w:lang w:val="en-US"/>
        </w:rPr>
        <w:t xml:space="preserve">Merkel, Dirk. 2014. “Docker: Lightweight Linux Containers for Consistent Development and Deployment.” </w:t>
      </w:r>
      <w:r>
        <w:rPr>
          <w:i/>
          <w:lang w:val="en-US"/>
        </w:rPr>
        <w:t>Linux Journal</w:t>
      </w:r>
      <w:r>
        <w:rPr>
          <w:lang w:val="en-US"/>
        </w:rPr>
        <w:t xml:space="preserve"> 2014 (239): 2.</w:t>
      </w:r>
    </w:p>
    <w:p w14:paraId="75F1CC30" w14:textId="77777777" w:rsidR="007C003E" w:rsidRDefault="00412283">
      <w:pPr>
        <w:pStyle w:val="Bibliography1"/>
        <w:numPr>
          <w:ilvl w:val="0"/>
          <w:numId w:val="34"/>
        </w:numPr>
        <w:rPr>
          <w:lang w:val="en-US"/>
        </w:rPr>
      </w:pPr>
      <w:proofErr w:type="spellStart"/>
      <w:r>
        <w:rPr>
          <w:lang w:val="en-US"/>
        </w:rPr>
        <w:t>Munafò</w:t>
      </w:r>
      <w:proofErr w:type="spellEnd"/>
      <w:r>
        <w:rPr>
          <w:lang w:val="en-US"/>
        </w:rPr>
        <w:t xml:space="preserve">, Marcus R., Brian A. </w:t>
      </w:r>
      <w:proofErr w:type="spellStart"/>
      <w:r>
        <w:rPr>
          <w:lang w:val="en-US"/>
        </w:rPr>
        <w:t>Nosek</w:t>
      </w:r>
      <w:proofErr w:type="spellEnd"/>
      <w:r>
        <w:rPr>
          <w:lang w:val="en-US"/>
        </w:rPr>
        <w:t xml:space="preserve">, Dorothy V. M. Bishop, Katherine S. Button, Christopher D. Chambers, Nathalie </w:t>
      </w:r>
      <w:proofErr w:type="spellStart"/>
      <w:r>
        <w:rPr>
          <w:lang w:val="en-US"/>
        </w:rPr>
        <w:t>Percie</w:t>
      </w:r>
      <w:proofErr w:type="spellEnd"/>
      <w:r>
        <w:rPr>
          <w:lang w:val="en-US"/>
        </w:rPr>
        <w:t xml:space="preserve"> du </w:t>
      </w:r>
      <w:proofErr w:type="spellStart"/>
      <w:r>
        <w:rPr>
          <w:lang w:val="en-US"/>
        </w:rPr>
        <w:t>Sert</w:t>
      </w:r>
      <w:proofErr w:type="spellEnd"/>
      <w:r>
        <w:rPr>
          <w:lang w:val="en-US"/>
        </w:rPr>
        <w:t xml:space="preserve">, Uri </w:t>
      </w:r>
      <w:proofErr w:type="spellStart"/>
      <w:r>
        <w:rPr>
          <w:lang w:val="en-US"/>
        </w:rPr>
        <w:t>Simonsohn</w:t>
      </w:r>
      <w:proofErr w:type="spellEnd"/>
      <w:r>
        <w:rPr>
          <w:lang w:val="en-US"/>
        </w:rPr>
        <w:t xml:space="preserve">, Eric-Jan </w:t>
      </w:r>
      <w:proofErr w:type="spellStart"/>
      <w:r>
        <w:rPr>
          <w:lang w:val="en-US"/>
        </w:rPr>
        <w:t>Wagenmakers</w:t>
      </w:r>
      <w:proofErr w:type="spellEnd"/>
      <w:r>
        <w:rPr>
          <w:lang w:val="en-US"/>
        </w:rPr>
        <w:t xml:space="preserve">, Jennifer J. Ware, and John P. A. Ioannidis. 2017. </w:t>
      </w:r>
      <w:r>
        <w:rPr>
          <w:lang w:val="en-US"/>
        </w:rPr>
        <w:lastRenderedPageBreak/>
        <w:t xml:space="preserve">“A Manifesto for Reproducible Science.” </w:t>
      </w:r>
      <w:r>
        <w:rPr>
          <w:i/>
          <w:lang w:val="en-US"/>
        </w:rPr>
        <w:t xml:space="preserve">Nature Human </w:t>
      </w:r>
      <w:proofErr w:type="spellStart"/>
      <w:r>
        <w:rPr>
          <w:i/>
          <w:lang w:val="en-US"/>
        </w:rPr>
        <w:t>Behaviour</w:t>
      </w:r>
      <w:proofErr w:type="spellEnd"/>
      <w:r>
        <w:rPr>
          <w:lang w:val="en-US"/>
        </w:rPr>
        <w:t xml:space="preserve"> 1 (1): 0021. https://doi.org/10.1038/s41562-016-0021.</w:t>
      </w:r>
    </w:p>
    <w:p w14:paraId="58333972" w14:textId="77777777" w:rsidR="007C003E" w:rsidRDefault="00412283">
      <w:pPr>
        <w:pStyle w:val="Bibliography1"/>
        <w:numPr>
          <w:ilvl w:val="0"/>
          <w:numId w:val="34"/>
        </w:numPr>
        <w:rPr>
          <w:lang w:val="en-US"/>
        </w:rPr>
      </w:pPr>
      <w:r>
        <w:rPr>
          <w:lang w:val="en-US"/>
        </w:rPr>
        <w:t xml:space="preserve">Nelson, Leif D., Joseph Simmons, and Uri </w:t>
      </w:r>
      <w:proofErr w:type="spellStart"/>
      <w:r>
        <w:rPr>
          <w:lang w:val="en-US"/>
        </w:rPr>
        <w:t>Simonsohn</w:t>
      </w:r>
      <w:proofErr w:type="spellEnd"/>
      <w:r>
        <w:rPr>
          <w:lang w:val="en-US"/>
        </w:rPr>
        <w:t xml:space="preserve">. 2018. “Psychology’s Renaissance.” </w:t>
      </w:r>
      <w:r>
        <w:rPr>
          <w:i/>
          <w:lang w:val="en-US"/>
        </w:rPr>
        <w:t>Annual Review of Psychology</w:t>
      </w:r>
      <w:r>
        <w:rPr>
          <w:lang w:val="en-US"/>
        </w:rPr>
        <w:t xml:space="preserve"> 69 (1): 511–34. https://doi.org/10.1146/annurev-psych-122216-011836.</w:t>
      </w:r>
    </w:p>
    <w:p w14:paraId="402FB124" w14:textId="77777777" w:rsidR="007C003E" w:rsidRDefault="00412283">
      <w:pPr>
        <w:pStyle w:val="Bibliography1"/>
        <w:numPr>
          <w:ilvl w:val="0"/>
          <w:numId w:val="34"/>
        </w:numPr>
        <w:rPr>
          <w:lang w:val="en-US"/>
        </w:rPr>
      </w:pPr>
      <w:proofErr w:type="spellStart"/>
      <w:r>
        <w:rPr>
          <w:lang w:val="en-US"/>
        </w:rPr>
        <w:t>Ousterhout</w:t>
      </w:r>
      <w:proofErr w:type="spellEnd"/>
      <w:r>
        <w:rPr>
          <w:lang w:val="en-US"/>
        </w:rPr>
        <w:t xml:space="preserve">, John. 2018. </w:t>
      </w:r>
      <w:r>
        <w:rPr>
          <w:i/>
          <w:lang w:val="en-US"/>
        </w:rPr>
        <w:t>A Philosophy of Software Design</w:t>
      </w:r>
      <w:r>
        <w:rPr>
          <w:lang w:val="en-US"/>
        </w:rPr>
        <w:t>. 1st ed.</w:t>
      </w:r>
    </w:p>
    <w:p w14:paraId="00AB8D0C" w14:textId="77777777" w:rsidR="007C003E" w:rsidRDefault="00412283">
      <w:pPr>
        <w:pStyle w:val="Bibliography1"/>
        <w:numPr>
          <w:ilvl w:val="0"/>
          <w:numId w:val="34"/>
        </w:numPr>
        <w:rPr>
          <w:lang w:val="en-US"/>
        </w:rPr>
      </w:pPr>
      <w:r>
        <w:rPr>
          <w:lang w:val="en-US"/>
        </w:rPr>
        <w:t xml:space="preserve">Peng, Roger D. 2011. “Reproducible Research in Computational Science.” </w:t>
      </w:r>
      <w:r>
        <w:rPr>
          <w:i/>
          <w:lang w:val="en-US"/>
        </w:rPr>
        <w:t>Science</w:t>
      </w:r>
      <w:r>
        <w:rPr>
          <w:lang w:val="en-US"/>
        </w:rPr>
        <w:t xml:space="preserve"> 334 (6060): 1226–27. https://doi.org/10.1126/science.1213847.</w:t>
      </w:r>
    </w:p>
    <w:p w14:paraId="504EA61A" w14:textId="77777777" w:rsidR="007C003E" w:rsidRDefault="00412283">
      <w:pPr>
        <w:pStyle w:val="Bibliography1"/>
        <w:numPr>
          <w:ilvl w:val="0"/>
          <w:numId w:val="34"/>
        </w:numPr>
        <w:rPr>
          <w:lang w:val="en-US"/>
        </w:rPr>
      </w:pPr>
      <w:r>
        <w:rPr>
          <w:lang w:val="en-US"/>
        </w:rPr>
        <w:t xml:space="preserve">Popper, Karl. 2005. </w:t>
      </w:r>
      <w:r>
        <w:rPr>
          <w:i/>
          <w:lang w:val="en-US"/>
        </w:rPr>
        <w:t>The Logic of Scientific Discovery</w:t>
      </w:r>
      <w:r>
        <w:rPr>
          <w:lang w:val="en-US"/>
        </w:rPr>
        <w:t>. 0 ed. Routledge. https://doi.org/10.4324/9780203994627.</w:t>
      </w:r>
    </w:p>
    <w:p w14:paraId="74471BBE" w14:textId="77777777" w:rsidR="007C003E" w:rsidRDefault="00412283">
      <w:pPr>
        <w:pStyle w:val="Bibliography1"/>
        <w:numPr>
          <w:ilvl w:val="0"/>
          <w:numId w:val="34"/>
        </w:numPr>
        <w:rPr>
          <w:lang w:val="en-US"/>
        </w:rPr>
      </w:pPr>
      <w:r>
        <w:rPr>
          <w:lang w:val="en-US"/>
        </w:rPr>
        <w:t xml:space="preserve">R Core Team. 2022. </w:t>
      </w:r>
      <w:r>
        <w:rPr>
          <w:i/>
          <w:lang w:val="en-US"/>
        </w:rPr>
        <w:t>R: A Language and Environment for Statistical Computing</w:t>
      </w:r>
      <w:r>
        <w:rPr>
          <w:lang w:val="en-US"/>
        </w:rPr>
        <w:t>. Vienna, Austria: R Foundation for Statistical Computing. https://www.R-project.org/.</w:t>
      </w:r>
    </w:p>
    <w:p w14:paraId="67004DB2" w14:textId="77777777" w:rsidR="007C003E" w:rsidRDefault="00412283">
      <w:pPr>
        <w:pStyle w:val="Bibliography1"/>
        <w:numPr>
          <w:ilvl w:val="0"/>
          <w:numId w:val="34"/>
        </w:numPr>
        <w:rPr>
          <w:lang w:val="en-US"/>
        </w:rPr>
      </w:pPr>
      <w:r>
        <w:rPr>
          <w:lang w:val="en-US"/>
        </w:rPr>
        <w:t>“Rocker-Org/Rocker-Versioned2.” 2022. 2022. https://github.com/rocker-org/rocker-versioned2.</w:t>
      </w:r>
    </w:p>
    <w:p w14:paraId="11B1814E" w14:textId="77777777" w:rsidR="007C003E" w:rsidRDefault="00412283">
      <w:pPr>
        <w:pStyle w:val="Bibliography1"/>
        <w:numPr>
          <w:ilvl w:val="0"/>
          <w:numId w:val="34"/>
        </w:numPr>
        <w:rPr>
          <w:lang w:val="en-US"/>
        </w:rPr>
      </w:pPr>
      <w:r>
        <w:rPr>
          <w:lang w:val="en-US"/>
        </w:rPr>
        <w:t xml:space="preserve">Rodgers, Peter, and Andy Collings. 2021. “What Have We Learned?” </w:t>
      </w:r>
      <w:proofErr w:type="spellStart"/>
      <w:r>
        <w:rPr>
          <w:i/>
          <w:lang w:val="en-US"/>
        </w:rPr>
        <w:t>ELife</w:t>
      </w:r>
      <w:proofErr w:type="spellEnd"/>
      <w:r>
        <w:rPr>
          <w:lang w:val="en-US"/>
        </w:rPr>
        <w:t xml:space="preserve"> 10 (December): e75830. https://doi.org/10.7554/eLife.75830.</w:t>
      </w:r>
    </w:p>
    <w:p w14:paraId="61BA466E" w14:textId="77777777" w:rsidR="007C003E" w:rsidRDefault="00412283">
      <w:pPr>
        <w:pStyle w:val="Bibliography1"/>
        <w:numPr>
          <w:ilvl w:val="0"/>
          <w:numId w:val="34"/>
        </w:numPr>
        <w:rPr>
          <w:lang w:val="en-US"/>
        </w:rPr>
      </w:pPr>
      <w:proofErr w:type="spellStart"/>
      <w:r>
        <w:rPr>
          <w:lang w:val="en-US"/>
        </w:rPr>
        <w:t>Ushey</w:t>
      </w:r>
      <w:proofErr w:type="spellEnd"/>
      <w:r>
        <w:rPr>
          <w:lang w:val="en-US"/>
        </w:rPr>
        <w:t>, Kevin. 2022. “</w:t>
      </w:r>
      <w:proofErr w:type="spellStart"/>
      <w:r>
        <w:rPr>
          <w:lang w:val="en-US"/>
        </w:rPr>
        <w:t>Renv</w:t>
      </w:r>
      <w:proofErr w:type="spellEnd"/>
      <w:r>
        <w:rPr>
          <w:lang w:val="en-US"/>
        </w:rPr>
        <w:t>: Project Environments.” https://rstudio.github.io/renv/.</w:t>
      </w:r>
    </w:p>
    <w:p w14:paraId="422CD389" w14:textId="77777777" w:rsidR="007C003E" w:rsidRDefault="00412283">
      <w:pPr>
        <w:pStyle w:val="Bibliography1"/>
        <w:numPr>
          <w:ilvl w:val="0"/>
          <w:numId w:val="34"/>
        </w:numPr>
        <w:rPr>
          <w:lang w:val="en-US"/>
        </w:rPr>
      </w:pPr>
      <w:r>
        <w:rPr>
          <w:lang w:val="en-US"/>
        </w:rPr>
        <w:t xml:space="preserve">Wallach, Joshua D., Kevin W. </w:t>
      </w:r>
      <w:proofErr w:type="spellStart"/>
      <w:r>
        <w:rPr>
          <w:lang w:val="en-US"/>
        </w:rPr>
        <w:t>Boyack</w:t>
      </w:r>
      <w:proofErr w:type="spellEnd"/>
      <w:r>
        <w:rPr>
          <w:lang w:val="en-US"/>
        </w:rPr>
        <w:t xml:space="preserve">, and John P. A. Ioannidis. 2018. “Reproducible Research Practices, Transparency, and Open Access Data in the Biomedical Literature, 2015–2017.” Edited by Ulrich </w:t>
      </w:r>
      <w:proofErr w:type="spellStart"/>
      <w:r>
        <w:rPr>
          <w:lang w:val="en-US"/>
        </w:rPr>
        <w:t>Dirnagl</w:t>
      </w:r>
      <w:proofErr w:type="spellEnd"/>
      <w:r>
        <w:rPr>
          <w:lang w:val="en-US"/>
        </w:rPr>
        <w:t xml:space="preserve">. </w:t>
      </w:r>
      <w:r>
        <w:rPr>
          <w:i/>
          <w:lang w:val="en-US"/>
        </w:rPr>
        <w:t>PLOS Biology</w:t>
      </w:r>
      <w:r>
        <w:rPr>
          <w:lang w:val="en-US"/>
        </w:rPr>
        <w:t xml:space="preserve"> 16 (11): e2006930. https://doi.org/10.1371/journal.pbio.2006930.</w:t>
      </w:r>
    </w:p>
    <w:p w14:paraId="4CBC05FC" w14:textId="77777777" w:rsidR="007C003E" w:rsidRDefault="00412283">
      <w:pPr>
        <w:pStyle w:val="Bibliography1"/>
        <w:numPr>
          <w:ilvl w:val="0"/>
          <w:numId w:val="34"/>
        </w:numPr>
        <w:rPr>
          <w:lang w:val="en-US"/>
        </w:rPr>
      </w:pPr>
      <w:r>
        <w:rPr>
          <w:lang w:val="en-US"/>
        </w:rPr>
        <w:t xml:space="preserve">Wratten, Laura, Andreas </w:t>
      </w:r>
      <w:proofErr w:type="spellStart"/>
      <w:r>
        <w:rPr>
          <w:lang w:val="en-US"/>
        </w:rPr>
        <w:t>Wilm</w:t>
      </w:r>
      <w:proofErr w:type="spellEnd"/>
      <w:r>
        <w:rPr>
          <w:lang w:val="en-US"/>
        </w:rPr>
        <w:t xml:space="preserve">, and Jonathan </w:t>
      </w:r>
      <w:proofErr w:type="spellStart"/>
      <w:r>
        <w:rPr>
          <w:lang w:val="en-US"/>
        </w:rPr>
        <w:t>Göke</w:t>
      </w:r>
      <w:proofErr w:type="spellEnd"/>
      <w:r>
        <w:rPr>
          <w:lang w:val="en-US"/>
        </w:rPr>
        <w:t xml:space="preserve">. 2021. “Reproducible, Scalable, and Shareable Analysis Pipelines with Bioinformatics Workflow Managers.” </w:t>
      </w:r>
      <w:r>
        <w:rPr>
          <w:i/>
          <w:lang w:val="en-US"/>
        </w:rPr>
        <w:t>Nature Methods</w:t>
      </w:r>
      <w:r>
        <w:rPr>
          <w:lang w:val="en-US"/>
        </w:rPr>
        <w:t xml:space="preserve"> 18 (10): 1161–68. https://doi.org/10.1038/s41592-021-01254-9.</w:t>
      </w:r>
      <w:bookmarkStart w:id="95" w:name="bibliography"/>
    </w:p>
    <w:p w14:paraId="643E7EDE" w14:textId="77777777" w:rsidR="00412283" w:rsidRDefault="00412283">
      <w:pPr>
        <w:rPr>
          <w:rFonts w:cs="Mangal"/>
          <w:szCs w:val="21"/>
        </w:rPr>
        <w:sectPr w:rsidR="00412283">
          <w:type w:val="continuous"/>
          <w:pgSz w:w="11906" w:h="16838"/>
          <w:pgMar w:top="1418" w:right="1701" w:bottom="1415" w:left="1701" w:header="720" w:footer="709" w:gutter="0"/>
          <w:pgNumType w:start="1"/>
          <w:cols w:space="0"/>
        </w:sectPr>
      </w:pPr>
    </w:p>
    <w:bookmarkEnd w:id="95"/>
    <w:p w14:paraId="4C96012F" w14:textId="77777777" w:rsidR="007C003E" w:rsidRDefault="007C003E">
      <w:pPr>
        <w:pStyle w:val="Bibliography1"/>
        <w:rPr>
          <w:lang w:val="en-US"/>
        </w:rPr>
      </w:pPr>
    </w:p>
    <w:sectPr w:rsidR="007C003E">
      <w:type w:val="continuous"/>
      <w:pgSz w:w="11906" w:h="16838"/>
      <w:pgMar w:top="1418" w:right="1701" w:bottom="1415" w:left="1701" w:header="720"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rrer Almirall, Mireia" w:date="2023-01-09T08:12:00Z" w:initials="FAM">
    <w:p w14:paraId="4C99F4BC" w14:textId="77777777" w:rsidR="001D06A7" w:rsidRDefault="001D06A7">
      <w:pPr>
        <w:pStyle w:val="Textocomentario"/>
      </w:pPr>
      <w:r>
        <w:rPr>
          <w:rStyle w:val="Refdecomentario"/>
        </w:rPr>
        <w:annotationRef/>
      </w:r>
      <w:proofErr w:type="spellStart"/>
      <w:r>
        <w:t>Sobre</w:t>
      </w:r>
      <w:proofErr w:type="spellEnd"/>
      <w:r>
        <w:t xml:space="preserve"> la </w:t>
      </w:r>
      <w:proofErr w:type="spellStart"/>
      <w:r>
        <w:t>estructura</w:t>
      </w:r>
      <w:proofErr w:type="spellEnd"/>
      <w:r>
        <w:t xml:space="preserve"> de la </w:t>
      </w:r>
      <w:proofErr w:type="spellStart"/>
      <w:r>
        <w:t>memoria</w:t>
      </w:r>
      <w:proofErr w:type="spellEnd"/>
      <w:r>
        <w:t>:</w:t>
      </w:r>
    </w:p>
    <w:p w14:paraId="494EA544" w14:textId="77777777" w:rsidR="001D06A7" w:rsidRDefault="001D06A7">
      <w:pPr>
        <w:pStyle w:val="Textocomentario"/>
      </w:pPr>
      <w:r>
        <w:t xml:space="preserve">Overview </w:t>
      </w:r>
      <w:r>
        <w:sym w:font="Wingdings" w:char="F0E0"/>
      </w:r>
      <w:r>
        <w:t xml:space="preserve"> </w:t>
      </w:r>
      <w:proofErr w:type="spellStart"/>
      <w:r>
        <w:t>Poner</w:t>
      </w:r>
      <w:proofErr w:type="spellEnd"/>
      <w:r>
        <w:t xml:space="preserve"> un </w:t>
      </w:r>
      <w:proofErr w:type="spellStart"/>
      <w:r>
        <w:t>titulo</w:t>
      </w:r>
      <w:proofErr w:type="spellEnd"/>
      <w:r>
        <w:t xml:space="preserve"> </w:t>
      </w:r>
      <w:proofErr w:type="spellStart"/>
      <w:r>
        <w:t>más</w:t>
      </w:r>
      <w:proofErr w:type="spellEnd"/>
      <w:r>
        <w:t xml:space="preserve"> </w:t>
      </w:r>
      <w:proofErr w:type="spellStart"/>
      <w:r>
        <w:t>específico</w:t>
      </w:r>
      <w:proofErr w:type="spellEnd"/>
      <w:r>
        <w:t xml:space="preserve"> (</w:t>
      </w:r>
      <w:proofErr w:type="spellStart"/>
      <w:r>
        <w:t>como</w:t>
      </w:r>
      <w:proofErr w:type="spellEnd"/>
      <w:r>
        <w:t xml:space="preserve"> Methods for reproducible research in bioinformatics o lo que </w:t>
      </w:r>
      <w:proofErr w:type="spellStart"/>
      <w:r>
        <w:t>creas</w:t>
      </w:r>
      <w:proofErr w:type="spellEnd"/>
      <w:r>
        <w:t xml:space="preserve"> que </w:t>
      </w:r>
      <w:proofErr w:type="spellStart"/>
      <w:r>
        <w:t>represente</w:t>
      </w:r>
      <w:proofErr w:type="spellEnd"/>
      <w:r>
        <w:t xml:space="preserve"> el </w:t>
      </w:r>
      <w:proofErr w:type="spellStart"/>
      <w:r>
        <w:t>capitulo</w:t>
      </w:r>
      <w:proofErr w:type="spellEnd"/>
      <w:r>
        <w:t xml:space="preserve"> que los </w:t>
      </w:r>
      <w:proofErr w:type="spellStart"/>
      <w:r>
        <w:t>distinga</w:t>
      </w:r>
      <w:proofErr w:type="spellEnd"/>
      <w:r>
        <w:t xml:space="preserve"> del anterior Introduction) </w:t>
      </w:r>
    </w:p>
    <w:p w14:paraId="62639B99" w14:textId="77777777" w:rsidR="001D06A7" w:rsidRDefault="001D06A7">
      <w:pPr>
        <w:pStyle w:val="Textocomentario"/>
      </w:pPr>
      <w:r>
        <w:t xml:space="preserve">Creo que los </w:t>
      </w:r>
      <w:proofErr w:type="spellStart"/>
      <w:r>
        <w:t>capitulos</w:t>
      </w:r>
      <w:proofErr w:type="spellEnd"/>
      <w:r>
        <w:t xml:space="preserve"> “A targets containerized pipeline” y “R-Shiny” </w:t>
      </w:r>
      <w:proofErr w:type="spellStart"/>
      <w:r>
        <w:t>deberían</w:t>
      </w:r>
      <w:proofErr w:type="spellEnd"/>
      <w:r>
        <w:t xml:space="preserve"> ser </w:t>
      </w:r>
      <w:proofErr w:type="spellStart"/>
      <w:r>
        <w:t>subapartados</w:t>
      </w:r>
      <w:proofErr w:type="spellEnd"/>
      <w:r>
        <w:t xml:space="preserve"> dentro de Results no? </w:t>
      </w:r>
      <w:proofErr w:type="spellStart"/>
      <w:r>
        <w:t>Aunque</w:t>
      </w:r>
      <w:proofErr w:type="spellEnd"/>
      <w:r>
        <w:t xml:space="preserve"> </w:t>
      </w:r>
      <w:proofErr w:type="spellStart"/>
      <w:r>
        <w:t>haya</w:t>
      </w:r>
      <w:proofErr w:type="spellEnd"/>
      <w:r>
        <w:t xml:space="preserve"> una </w:t>
      </w:r>
      <w:proofErr w:type="spellStart"/>
      <w:r>
        <w:t>primera</w:t>
      </w:r>
      <w:proofErr w:type="spellEnd"/>
      <w:r>
        <w:t xml:space="preserve"> </w:t>
      </w:r>
      <w:proofErr w:type="spellStart"/>
      <w:r>
        <w:t>descripcion</w:t>
      </w:r>
      <w:proofErr w:type="spellEnd"/>
      <w:r>
        <w:t xml:space="preserve"> general </w:t>
      </w:r>
      <w:proofErr w:type="spellStart"/>
      <w:r>
        <w:t>en</w:t>
      </w:r>
      <w:proofErr w:type="spellEnd"/>
      <w:r>
        <w:t xml:space="preserve"> Results de </w:t>
      </w:r>
      <w:proofErr w:type="spellStart"/>
      <w:r>
        <w:t>como</w:t>
      </w:r>
      <w:proofErr w:type="spellEnd"/>
      <w:r>
        <w:t xml:space="preserve"> se </w:t>
      </w:r>
      <w:proofErr w:type="spellStart"/>
      <w:r>
        <w:t>estructuran</w:t>
      </w:r>
      <w:proofErr w:type="spellEnd"/>
      <w:r>
        <w:t xml:space="preserve"> los </w:t>
      </w:r>
      <w:proofErr w:type="spellStart"/>
      <w:r>
        <w:t>resultados</w:t>
      </w:r>
      <w:proofErr w:type="spellEnd"/>
      <w:r>
        <w:t xml:space="preserve">. Sino, </w:t>
      </w:r>
      <w:proofErr w:type="spellStart"/>
      <w:r>
        <w:t>cambiar</w:t>
      </w:r>
      <w:proofErr w:type="spellEnd"/>
      <w:r>
        <w:t xml:space="preserve"> Results por Presentation of results o </w:t>
      </w:r>
      <w:proofErr w:type="spellStart"/>
      <w:r>
        <w:t>algo</w:t>
      </w:r>
      <w:proofErr w:type="spellEnd"/>
      <w:r>
        <w:t xml:space="preserve"> </w:t>
      </w:r>
      <w:proofErr w:type="spellStart"/>
      <w:r>
        <w:t>así</w:t>
      </w:r>
      <w:proofErr w:type="spellEnd"/>
    </w:p>
    <w:p w14:paraId="36DC6CCD" w14:textId="77777777" w:rsidR="001D06A7" w:rsidRDefault="001D06A7">
      <w:pPr>
        <w:pStyle w:val="Textocomentario"/>
      </w:pPr>
    </w:p>
    <w:p w14:paraId="6926FACA" w14:textId="4CAACBA6" w:rsidR="001D06A7" w:rsidRDefault="001D06A7">
      <w:pPr>
        <w:pStyle w:val="Textocomentario"/>
      </w:pPr>
      <w:r>
        <w:t xml:space="preserve">Tambien, no he </w:t>
      </w:r>
      <w:proofErr w:type="spellStart"/>
      <w:r>
        <w:t>encontrado</w:t>
      </w:r>
      <w:proofErr w:type="spellEnd"/>
      <w:r>
        <w:t xml:space="preserve"> el </w:t>
      </w:r>
      <w:proofErr w:type="spellStart"/>
      <w:r>
        <w:t>apartado</w:t>
      </w:r>
      <w:proofErr w:type="spellEnd"/>
      <w:r>
        <w:t xml:space="preserve"> Material and Methods q pone </w:t>
      </w:r>
      <w:proofErr w:type="spellStart"/>
      <w:r>
        <w:t>en</w:t>
      </w:r>
      <w:proofErr w:type="spellEnd"/>
      <w:r>
        <w:t xml:space="preserve"> el </w:t>
      </w:r>
      <w:proofErr w:type="spellStart"/>
      <w:proofErr w:type="gramStart"/>
      <w:r>
        <w:t>indice</w:t>
      </w:r>
      <w:proofErr w:type="spellEnd"/>
      <w:r>
        <w:t>..</w:t>
      </w:r>
      <w:proofErr w:type="gramEnd"/>
      <w:r>
        <w:t xml:space="preserve"> </w:t>
      </w:r>
      <w:proofErr w:type="spellStart"/>
      <w:r>
        <w:t>Seria</w:t>
      </w:r>
      <w:proofErr w:type="spellEnd"/>
      <w:r>
        <w:t xml:space="preserve"> </w:t>
      </w:r>
      <w:proofErr w:type="spellStart"/>
      <w:r>
        <w:t>importante</w:t>
      </w:r>
      <w:proofErr w:type="spellEnd"/>
      <w:r>
        <w:t xml:space="preserve"> </w:t>
      </w:r>
      <w:proofErr w:type="spellStart"/>
      <w:r>
        <w:t>incluirlo</w:t>
      </w:r>
      <w:proofErr w:type="spellEnd"/>
      <w:r>
        <w:t xml:space="preserve"> y </w:t>
      </w:r>
      <w:proofErr w:type="spellStart"/>
      <w:r>
        <w:t>describir</w:t>
      </w:r>
      <w:proofErr w:type="spellEnd"/>
      <w:r>
        <w:t xml:space="preserve"> el dataset de </w:t>
      </w:r>
      <w:proofErr w:type="spellStart"/>
      <w:r>
        <w:t>ejemplo</w:t>
      </w:r>
      <w:proofErr w:type="spellEnd"/>
      <w:r>
        <w:t xml:space="preserve"> que se </w:t>
      </w:r>
      <w:proofErr w:type="spellStart"/>
      <w:r>
        <w:t>utiliza</w:t>
      </w:r>
      <w:proofErr w:type="spellEnd"/>
      <w:r>
        <w:t xml:space="preserve"> </w:t>
      </w:r>
      <w:proofErr w:type="spellStart"/>
      <w:r>
        <w:t>en</w:t>
      </w:r>
      <w:proofErr w:type="spellEnd"/>
      <w:r>
        <w:t xml:space="preserve"> el </w:t>
      </w:r>
      <w:proofErr w:type="spellStart"/>
      <w:r>
        <w:t>ejemplo</w:t>
      </w:r>
      <w:proofErr w:type="spellEnd"/>
      <w:r>
        <w:t xml:space="preserve"> de targets. Los </w:t>
      </w:r>
      <w:proofErr w:type="spellStart"/>
      <w:r>
        <w:t>resultados</w:t>
      </w:r>
      <w:proofErr w:type="spellEnd"/>
      <w:r>
        <w:t xml:space="preserve"> de la </w:t>
      </w:r>
      <w:proofErr w:type="spellStart"/>
      <w:r>
        <w:t>ejecucion</w:t>
      </w:r>
      <w:proofErr w:type="spellEnd"/>
      <w:r>
        <w:t xml:space="preserve"> del pipeline con ese dataset </w:t>
      </w:r>
      <w:proofErr w:type="spellStart"/>
      <w:r>
        <w:t>donde</w:t>
      </w:r>
      <w:proofErr w:type="spellEnd"/>
      <w:r>
        <w:t xml:space="preserve"> se </w:t>
      </w:r>
      <w:proofErr w:type="spellStart"/>
      <w:r>
        <w:t>encuentran</w:t>
      </w:r>
      <w:proofErr w:type="spellEnd"/>
      <w:r>
        <w:t>??</w:t>
      </w:r>
    </w:p>
  </w:comment>
  <w:comment w:id="7" w:author="Ferrer Almirall, Mireia" w:date="2023-01-09T09:31:00Z" w:initials="FAM">
    <w:p w14:paraId="1BDE0A24" w14:textId="6AD5E8FA" w:rsidR="001D06A7" w:rsidRDefault="001D06A7">
      <w:pPr>
        <w:pStyle w:val="Textocomentario"/>
      </w:pPr>
      <w:r>
        <w:rPr>
          <w:rStyle w:val="Refdecomentario"/>
        </w:rPr>
        <w:annotationRef/>
      </w:r>
      <w:r>
        <w:t xml:space="preserve">No </w:t>
      </w:r>
      <w:proofErr w:type="spellStart"/>
      <w:r>
        <w:t>usar</w:t>
      </w:r>
      <w:proofErr w:type="spellEnd"/>
      <w:r>
        <w:t xml:space="preserve"> la </w:t>
      </w:r>
      <w:proofErr w:type="spellStart"/>
      <w:r>
        <w:t>primera</w:t>
      </w:r>
      <w:proofErr w:type="spellEnd"/>
      <w:r>
        <w:t xml:space="preserve"> persona, </w:t>
      </w:r>
      <w:proofErr w:type="spellStart"/>
      <w:r>
        <w:t>hacerlo</w:t>
      </w:r>
      <w:proofErr w:type="spellEnd"/>
      <w:r>
        <w:t xml:space="preserve"> </w:t>
      </w:r>
      <w:proofErr w:type="spellStart"/>
      <w:r>
        <w:t>en</w:t>
      </w:r>
      <w:proofErr w:type="spellEnd"/>
      <w:r>
        <w:t xml:space="preserve"> impersonal: </w:t>
      </w:r>
      <w:proofErr w:type="spellStart"/>
      <w:r>
        <w:t>p.ex</w:t>
      </w:r>
      <w:proofErr w:type="spellEnd"/>
      <w:r>
        <w:t>. this work will take …</w:t>
      </w:r>
    </w:p>
  </w:comment>
  <w:comment w:id="15" w:author="Ferrer Almirall, Mireia" w:date="2023-01-09T09:39:00Z" w:initials="FAM">
    <w:p w14:paraId="6479C1A2" w14:textId="37D9378E" w:rsidR="001D06A7" w:rsidRDefault="001D06A7">
      <w:pPr>
        <w:pStyle w:val="Textocomentario"/>
      </w:pPr>
      <w:r>
        <w:rPr>
          <w:rStyle w:val="Refdecomentario"/>
        </w:rPr>
        <w:annotationRef/>
      </w:r>
      <w:r>
        <w:t xml:space="preserve">Como </w:t>
      </w:r>
      <w:proofErr w:type="spellStart"/>
      <w:r>
        <w:t>finalmente</w:t>
      </w:r>
      <w:proofErr w:type="spellEnd"/>
      <w:r>
        <w:t xml:space="preserve"> no se ha </w:t>
      </w:r>
      <w:proofErr w:type="spellStart"/>
      <w:r>
        <w:t>hecho</w:t>
      </w:r>
      <w:proofErr w:type="spellEnd"/>
      <w:r>
        <w:t xml:space="preserve"> </w:t>
      </w:r>
      <w:proofErr w:type="spellStart"/>
      <w:r>
        <w:t>reporte</w:t>
      </w:r>
      <w:proofErr w:type="spellEnd"/>
      <w:r>
        <w:t xml:space="preserve"> </w:t>
      </w:r>
      <w:proofErr w:type="spellStart"/>
      <w:r>
        <w:t>interactivo</w:t>
      </w:r>
      <w:proofErr w:type="spellEnd"/>
      <w:r>
        <w:t xml:space="preserve">, lo </w:t>
      </w:r>
      <w:proofErr w:type="spellStart"/>
      <w:r>
        <w:t>pondría</w:t>
      </w:r>
      <w:proofErr w:type="spellEnd"/>
      <w:r>
        <w:t xml:space="preserve"> </w:t>
      </w:r>
      <w:proofErr w:type="spellStart"/>
      <w:r>
        <w:t>si</w:t>
      </w:r>
      <w:proofErr w:type="spellEnd"/>
      <w:r>
        <w:t xml:space="preserve"> </w:t>
      </w:r>
      <w:proofErr w:type="spellStart"/>
      <w:r>
        <w:t>acaso</w:t>
      </w:r>
      <w:proofErr w:type="spellEnd"/>
      <w:r>
        <w:t xml:space="preserve"> </w:t>
      </w:r>
      <w:proofErr w:type="spellStart"/>
      <w:r>
        <w:t>como</w:t>
      </w:r>
      <w:proofErr w:type="spellEnd"/>
      <w:r>
        <w:t xml:space="preserve"> </w:t>
      </w:r>
      <w:proofErr w:type="spellStart"/>
      <w:r>
        <w:t>reporte</w:t>
      </w:r>
      <w:proofErr w:type="spellEnd"/>
      <w:r>
        <w:t xml:space="preserve"> y </w:t>
      </w:r>
      <w:proofErr w:type="spellStart"/>
      <w:r>
        <w:t>interactivo</w:t>
      </w:r>
      <w:proofErr w:type="spellEnd"/>
      <w:r>
        <w:t xml:space="preserve"> </w:t>
      </w:r>
      <w:proofErr w:type="spellStart"/>
      <w:r>
        <w:t>en</w:t>
      </w:r>
      <w:proofErr w:type="spellEnd"/>
      <w:r>
        <w:t xml:space="preserve"> parenthesis o (ideally interactive report). O </w:t>
      </w:r>
      <w:proofErr w:type="spellStart"/>
      <w:r>
        <w:t>especificaría</w:t>
      </w:r>
      <w:proofErr w:type="spellEnd"/>
      <w:r>
        <w:t xml:space="preserve"> un </w:t>
      </w:r>
      <w:proofErr w:type="spellStart"/>
      <w:r>
        <w:t>subapartado</w:t>
      </w:r>
      <w:proofErr w:type="spellEnd"/>
      <w:r>
        <w:t xml:space="preserve"> </w:t>
      </w:r>
      <w:proofErr w:type="spellStart"/>
      <w:r>
        <w:t>como</w:t>
      </w:r>
      <w:proofErr w:type="spellEnd"/>
      <w:r>
        <w:t xml:space="preserve"> “Deviations from original planification” </w:t>
      </w:r>
      <w:proofErr w:type="spellStart"/>
      <w:r>
        <w:t>donde</w:t>
      </w:r>
      <w:proofErr w:type="spellEnd"/>
      <w:r>
        <w:t xml:space="preserve"> </w:t>
      </w:r>
      <w:proofErr w:type="spellStart"/>
      <w:r>
        <w:t>expliques</w:t>
      </w:r>
      <w:proofErr w:type="spellEnd"/>
      <w:r>
        <w:t xml:space="preserve"> que </w:t>
      </w:r>
      <w:proofErr w:type="spellStart"/>
      <w:r>
        <w:t>finalmente</w:t>
      </w:r>
      <w:proofErr w:type="spellEnd"/>
      <w:r>
        <w:t xml:space="preserve"> se ha </w:t>
      </w:r>
      <w:proofErr w:type="spellStart"/>
      <w:r>
        <w:t>decidido</w:t>
      </w:r>
      <w:proofErr w:type="spellEnd"/>
      <w:r>
        <w:t xml:space="preserve"> </w:t>
      </w:r>
      <w:proofErr w:type="spellStart"/>
      <w:r>
        <w:t>hacer</w:t>
      </w:r>
      <w:proofErr w:type="spellEnd"/>
      <w:r>
        <w:t xml:space="preserve"> un </w:t>
      </w:r>
      <w:proofErr w:type="spellStart"/>
      <w:r>
        <w:t>modelo</w:t>
      </w:r>
      <w:proofErr w:type="spellEnd"/>
      <w:r>
        <w:t xml:space="preserve"> de </w:t>
      </w:r>
      <w:proofErr w:type="spellStart"/>
      <w:r>
        <w:t>reporte</w:t>
      </w:r>
      <w:proofErr w:type="spellEnd"/>
      <w:r>
        <w:t xml:space="preserve"> </w:t>
      </w:r>
      <w:proofErr w:type="spellStart"/>
      <w:r>
        <w:t>estatico</w:t>
      </w:r>
      <w:proofErr w:type="spellEnd"/>
      <w:r>
        <w:t xml:space="preserve"> y una </w:t>
      </w:r>
      <w:proofErr w:type="spellStart"/>
      <w:r>
        <w:t>aplicacion</w:t>
      </w:r>
      <w:proofErr w:type="spellEnd"/>
      <w:r>
        <w:t xml:space="preserve"> shiny. La </w:t>
      </w:r>
      <w:proofErr w:type="spellStart"/>
      <w:r>
        <w:t>ventaja</w:t>
      </w:r>
      <w:proofErr w:type="spellEnd"/>
      <w:r>
        <w:t xml:space="preserve"> de </w:t>
      </w:r>
      <w:proofErr w:type="spellStart"/>
      <w:r>
        <w:t>ponerlo</w:t>
      </w:r>
      <w:proofErr w:type="spellEnd"/>
      <w:r>
        <w:t xml:space="preserve"> </w:t>
      </w:r>
      <w:proofErr w:type="spellStart"/>
      <w:r>
        <w:t>desde</w:t>
      </w:r>
      <w:proofErr w:type="spellEnd"/>
      <w:r>
        <w:t xml:space="preserve"> el </w:t>
      </w:r>
      <w:proofErr w:type="spellStart"/>
      <w:r>
        <w:t>inicio</w:t>
      </w:r>
      <w:proofErr w:type="spellEnd"/>
      <w:r>
        <w:t xml:space="preserve"> es que </w:t>
      </w:r>
      <w:proofErr w:type="spellStart"/>
      <w:r>
        <w:t>así</w:t>
      </w:r>
      <w:proofErr w:type="spellEnd"/>
      <w:r>
        <w:t xml:space="preserve"> </w:t>
      </w:r>
      <w:proofErr w:type="spellStart"/>
      <w:r>
        <w:t>queda</w:t>
      </w:r>
      <w:proofErr w:type="spellEnd"/>
      <w:r>
        <w:t xml:space="preserve"> claro y no genera falsas </w:t>
      </w:r>
      <w:proofErr w:type="spellStart"/>
      <w:r>
        <w:t>expectativas</w:t>
      </w:r>
      <w:proofErr w:type="spellEnd"/>
      <w:r>
        <w:t xml:space="preserve"> de los </w:t>
      </w:r>
      <w:proofErr w:type="spellStart"/>
      <w:r>
        <w:t>evaluadores</w:t>
      </w:r>
      <w:proofErr w:type="spellEnd"/>
      <w:r>
        <w:t xml:space="preserve"> </w:t>
      </w:r>
      <w:proofErr w:type="spellStart"/>
      <w:r>
        <w:t>cuando</w:t>
      </w:r>
      <w:proofErr w:type="spellEnd"/>
      <w:r>
        <w:t xml:space="preserve"> lo </w:t>
      </w:r>
      <w:proofErr w:type="gramStart"/>
      <w:r>
        <w:t>lean..</w:t>
      </w:r>
      <w:proofErr w:type="gramEnd"/>
    </w:p>
  </w:comment>
  <w:comment w:id="20" w:author="Ferrer Almirall, Mireia" w:date="2023-01-09T09:38:00Z" w:initials="FAM">
    <w:p w14:paraId="27BAFD25" w14:textId="6F4FD3B5" w:rsidR="001D06A7" w:rsidRDefault="001D06A7">
      <w:pPr>
        <w:pStyle w:val="Textocomentario"/>
      </w:pPr>
      <w:r>
        <w:rPr>
          <w:rStyle w:val="Refdecomentario"/>
        </w:rPr>
        <w:annotationRef/>
      </w:r>
      <w:r>
        <w:t xml:space="preserve">No </w:t>
      </w:r>
      <w:proofErr w:type="spellStart"/>
      <w:r>
        <w:t>primera</w:t>
      </w:r>
      <w:proofErr w:type="spellEnd"/>
      <w:r>
        <w:t xml:space="preserve"> persona</w:t>
      </w:r>
    </w:p>
  </w:comment>
  <w:comment w:id="33" w:author="Ferrer Almirall, Mireia" w:date="2023-01-09T09:43:00Z" w:initials="FAM">
    <w:p w14:paraId="23351981" w14:textId="3A1D35B8" w:rsidR="001D06A7" w:rsidRDefault="001D06A7">
      <w:pPr>
        <w:pStyle w:val="Textocomentario"/>
      </w:pPr>
      <w:r>
        <w:rPr>
          <w:rStyle w:val="Refdecomentario"/>
        </w:rPr>
        <w:annotationRef/>
      </w:r>
      <w:r>
        <w:t>?</w:t>
      </w:r>
    </w:p>
  </w:comment>
  <w:comment w:id="37" w:author="Ferrer Almirall, Mireia" w:date="2023-01-09T09:43:00Z" w:initials="FAM">
    <w:p w14:paraId="0DA2B9D3" w14:textId="35444D92" w:rsidR="001D06A7" w:rsidRDefault="001D06A7">
      <w:pPr>
        <w:pStyle w:val="Textocomentario"/>
      </w:pPr>
      <w:r>
        <w:rPr>
          <w:rStyle w:val="Refdecomentario"/>
        </w:rPr>
        <w:annotationRef/>
      </w:r>
      <w:r>
        <w:t xml:space="preserve">Como </w:t>
      </w:r>
      <w:proofErr w:type="spellStart"/>
      <w:r>
        <w:t>ponía</w:t>
      </w:r>
      <w:proofErr w:type="spellEnd"/>
      <w:r>
        <w:t xml:space="preserve"> </w:t>
      </w:r>
      <w:proofErr w:type="spellStart"/>
      <w:r>
        <w:t>en</w:t>
      </w:r>
      <w:proofErr w:type="spellEnd"/>
      <w:r>
        <w:t xml:space="preserve"> el </w:t>
      </w:r>
      <w:proofErr w:type="spellStart"/>
      <w:r>
        <w:t>indice</w:t>
      </w:r>
      <w:proofErr w:type="spellEnd"/>
      <w:r>
        <w:t xml:space="preserve">, </w:t>
      </w:r>
      <w:proofErr w:type="spellStart"/>
      <w:r>
        <w:t>pondría</w:t>
      </w:r>
      <w:proofErr w:type="spellEnd"/>
      <w:r>
        <w:t xml:space="preserve"> un </w:t>
      </w:r>
      <w:proofErr w:type="spellStart"/>
      <w:r>
        <w:t>título</w:t>
      </w:r>
      <w:proofErr w:type="spellEnd"/>
      <w:r>
        <w:t xml:space="preserve"> </w:t>
      </w:r>
      <w:proofErr w:type="spellStart"/>
      <w:r>
        <w:t>más</w:t>
      </w:r>
      <w:proofErr w:type="spellEnd"/>
      <w:r>
        <w:t xml:space="preserve"> </w:t>
      </w:r>
      <w:proofErr w:type="spellStart"/>
      <w:r>
        <w:t>específico</w:t>
      </w:r>
      <w:proofErr w:type="spellEnd"/>
    </w:p>
  </w:comment>
  <w:comment w:id="41" w:author="Ferrer Almirall, Mireia" w:date="2023-01-09T10:06:00Z" w:initials="FAM">
    <w:p w14:paraId="3CD2EBB7" w14:textId="1CD1C376" w:rsidR="001D06A7" w:rsidRDefault="001D06A7">
      <w:pPr>
        <w:pStyle w:val="Textocomentario"/>
      </w:pPr>
      <w:r>
        <w:rPr>
          <w:rStyle w:val="Refdecomentario"/>
        </w:rPr>
        <w:annotationRef/>
      </w:r>
      <w:proofErr w:type="spellStart"/>
      <w:r>
        <w:t>Quizás</w:t>
      </w:r>
      <w:proofErr w:type="spellEnd"/>
      <w:r>
        <w:t xml:space="preserve"> </w:t>
      </w:r>
      <w:proofErr w:type="spellStart"/>
      <w:r>
        <w:t>faltaría</w:t>
      </w:r>
      <w:proofErr w:type="spellEnd"/>
      <w:r>
        <w:t xml:space="preserve"> </w:t>
      </w:r>
      <w:proofErr w:type="spellStart"/>
      <w:r>
        <w:t>añadir</w:t>
      </w:r>
      <w:proofErr w:type="spellEnd"/>
      <w:r>
        <w:t xml:space="preserve"> </w:t>
      </w:r>
      <w:proofErr w:type="spellStart"/>
      <w:r>
        <w:t>algunas</w:t>
      </w:r>
      <w:proofErr w:type="spellEnd"/>
      <w:r>
        <w:t xml:space="preserve"> </w:t>
      </w:r>
      <w:proofErr w:type="spellStart"/>
      <w:r>
        <w:t>limitaciones</w:t>
      </w:r>
      <w:proofErr w:type="spellEnd"/>
      <w:r>
        <w:t xml:space="preserve"> de targets </w:t>
      </w:r>
      <w:proofErr w:type="spellStart"/>
      <w:r>
        <w:t>frente</w:t>
      </w:r>
      <w:proofErr w:type="spellEnd"/>
      <w:r>
        <w:t xml:space="preserve"> </w:t>
      </w:r>
      <w:proofErr w:type="gramStart"/>
      <w:r>
        <w:t>a</w:t>
      </w:r>
      <w:proofErr w:type="gramEnd"/>
      <w:r>
        <w:t xml:space="preserve"> </w:t>
      </w:r>
      <w:proofErr w:type="spellStart"/>
      <w:r>
        <w:t>otros</w:t>
      </w:r>
      <w:proofErr w:type="spellEnd"/>
      <w:r>
        <w:t xml:space="preserve"> workflow managers </w:t>
      </w:r>
      <w:proofErr w:type="spellStart"/>
      <w:r>
        <w:t>como</w:t>
      </w:r>
      <w:proofErr w:type="spellEnd"/>
      <w:r>
        <w:t xml:space="preserve"> </w:t>
      </w:r>
      <w:proofErr w:type="spellStart"/>
      <w:r>
        <w:t>Nextflow</w:t>
      </w:r>
      <w:proofErr w:type="spellEnd"/>
      <w:r>
        <w:t>? (</w:t>
      </w:r>
      <w:proofErr w:type="spellStart"/>
      <w:r>
        <w:t>p.ej</w:t>
      </w:r>
      <w:proofErr w:type="spellEnd"/>
      <w:r>
        <w:t xml:space="preserve">. el que solo </w:t>
      </w:r>
      <w:proofErr w:type="spellStart"/>
      <w:r>
        <w:t>pueda</w:t>
      </w:r>
      <w:proofErr w:type="spellEnd"/>
      <w:r>
        <w:t xml:space="preserve"> </w:t>
      </w:r>
      <w:proofErr w:type="spellStart"/>
      <w:r>
        <w:t>incluir</w:t>
      </w:r>
      <w:proofErr w:type="spellEnd"/>
      <w:r>
        <w:t xml:space="preserve"> Código </w:t>
      </w:r>
      <w:proofErr w:type="spellStart"/>
      <w:r>
        <w:t>en</w:t>
      </w:r>
      <w:proofErr w:type="spellEnd"/>
      <w:r>
        <w:t xml:space="preserve"> R para </w:t>
      </w:r>
      <w:proofErr w:type="spellStart"/>
      <w:r>
        <w:t>análisis</w:t>
      </w:r>
      <w:proofErr w:type="spellEnd"/>
      <w:r>
        <w:t xml:space="preserve"> de </w:t>
      </w:r>
      <w:proofErr w:type="spellStart"/>
      <w:r>
        <w:t>datos</w:t>
      </w:r>
      <w:proofErr w:type="spellEnd"/>
      <w:r>
        <w:t xml:space="preserve"> de NGS </w:t>
      </w:r>
      <w:proofErr w:type="spellStart"/>
      <w:r>
        <w:t>donde</w:t>
      </w:r>
      <w:proofErr w:type="spellEnd"/>
      <w:r>
        <w:t xml:space="preserve"> se </w:t>
      </w:r>
      <w:proofErr w:type="spellStart"/>
      <w:r>
        <w:t>usa</w:t>
      </w:r>
      <w:proofErr w:type="spellEnd"/>
      <w:r>
        <w:t xml:space="preserve"> </w:t>
      </w:r>
      <w:proofErr w:type="spellStart"/>
      <w:r>
        <w:t>otro</w:t>
      </w:r>
      <w:proofErr w:type="spellEnd"/>
      <w:r>
        <w:t xml:space="preserve"> </w:t>
      </w:r>
      <w:proofErr w:type="spellStart"/>
      <w:r>
        <w:t>tipo</w:t>
      </w:r>
      <w:proofErr w:type="spellEnd"/>
      <w:r>
        <w:t xml:space="preserve"> de software </w:t>
      </w:r>
      <w:proofErr w:type="spellStart"/>
      <w:r>
        <w:t>podría</w:t>
      </w:r>
      <w:proofErr w:type="spellEnd"/>
      <w:r>
        <w:t xml:space="preserve"> ser una </w:t>
      </w:r>
      <w:proofErr w:type="spellStart"/>
      <w:r>
        <w:t>desventaja</w:t>
      </w:r>
      <w:proofErr w:type="spellEnd"/>
      <w:r>
        <w:t xml:space="preserve">). </w:t>
      </w:r>
      <w:proofErr w:type="spellStart"/>
      <w:r>
        <w:t>Así</w:t>
      </w:r>
      <w:proofErr w:type="spellEnd"/>
      <w:r>
        <w:t xml:space="preserve"> Tambien </w:t>
      </w:r>
      <w:proofErr w:type="spellStart"/>
      <w:r>
        <w:t>citas</w:t>
      </w:r>
      <w:proofErr w:type="spellEnd"/>
      <w:r>
        <w:t xml:space="preserve"> </w:t>
      </w:r>
      <w:proofErr w:type="spellStart"/>
      <w:r>
        <w:t>otros</w:t>
      </w:r>
      <w:proofErr w:type="spellEnd"/>
      <w:r>
        <w:t xml:space="preserve"> </w:t>
      </w:r>
      <w:proofErr w:type="spellStart"/>
      <w:r>
        <w:t>softwares</w:t>
      </w:r>
      <w:proofErr w:type="spellEnd"/>
      <w:r>
        <w:t xml:space="preserve"> q pones </w:t>
      </w:r>
      <w:proofErr w:type="spellStart"/>
      <w:r>
        <w:t>en</w:t>
      </w:r>
      <w:proofErr w:type="spellEnd"/>
      <w:r>
        <w:t xml:space="preserve"> la fig 1 y </w:t>
      </w:r>
      <w:proofErr w:type="spellStart"/>
      <w:r>
        <w:t>queda</w:t>
      </w:r>
      <w:proofErr w:type="spellEnd"/>
      <w:r>
        <w:t xml:space="preserve"> un </w:t>
      </w:r>
      <w:proofErr w:type="spellStart"/>
      <w:r>
        <w:t>poco</w:t>
      </w:r>
      <w:proofErr w:type="spellEnd"/>
      <w:r>
        <w:t xml:space="preserve"> </w:t>
      </w:r>
      <w:proofErr w:type="spellStart"/>
      <w:r>
        <w:t>más</w:t>
      </w:r>
      <w:proofErr w:type="spellEnd"/>
      <w:r>
        <w:t xml:space="preserve"> </w:t>
      </w:r>
      <w:proofErr w:type="spellStart"/>
      <w:r>
        <w:t>comentado</w:t>
      </w:r>
      <w:proofErr w:type="spellEnd"/>
    </w:p>
  </w:comment>
  <w:comment w:id="47" w:author="Ferrer Almirall, Mireia" w:date="2023-01-09T10:12:00Z" w:initials="FAM">
    <w:p w14:paraId="325512A0" w14:textId="709E21D0" w:rsidR="001D06A7" w:rsidRDefault="001D06A7">
      <w:pPr>
        <w:pStyle w:val="Textocomentario"/>
      </w:pPr>
      <w:r>
        <w:rPr>
          <w:rStyle w:val="Refdecomentario"/>
        </w:rPr>
        <w:annotationRef/>
      </w:r>
      <w:proofErr w:type="spellStart"/>
      <w:r>
        <w:t>Mejor</w:t>
      </w:r>
      <w:proofErr w:type="spellEnd"/>
      <w:r>
        <w:t xml:space="preserve"> </w:t>
      </w:r>
      <w:proofErr w:type="spellStart"/>
      <w:r>
        <w:t>en</w:t>
      </w:r>
      <w:proofErr w:type="spellEnd"/>
      <w:r>
        <w:t xml:space="preserve"> impersonal</w:t>
      </w:r>
    </w:p>
  </w:comment>
  <w:comment w:id="52" w:author="Ferrer Almirall, Mireia" w:date="2023-01-09T11:48:00Z" w:initials="FAM">
    <w:p w14:paraId="3EA5520D" w14:textId="3AAE7A9A" w:rsidR="001D06A7" w:rsidRDefault="001D06A7">
      <w:pPr>
        <w:pStyle w:val="Textocomentario"/>
      </w:pPr>
      <w:r>
        <w:rPr>
          <w:rStyle w:val="Refdecomentario"/>
        </w:rPr>
        <w:annotationRef/>
      </w:r>
      <w:r>
        <w:t xml:space="preserve">Para los no </w:t>
      </w:r>
      <w:proofErr w:type="spellStart"/>
      <w:r>
        <w:t>familiarizados</w:t>
      </w:r>
      <w:proofErr w:type="spellEnd"/>
      <w:r>
        <w:t xml:space="preserve"> con R, </w:t>
      </w:r>
      <w:proofErr w:type="spellStart"/>
      <w:r>
        <w:t>estaría</w:t>
      </w:r>
      <w:proofErr w:type="spellEnd"/>
      <w:r>
        <w:t xml:space="preserve"> bien </w:t>
      </w:r>
      <w:proofErr w:type="spellStart"/>
      <w:r>
        <w:t>explicar</w:t>
      </w:r>
      <w:proofErr w:type="spellEnd"/>
      <w:r>
        <w:t xml:space="preserve"> </w:t>
      </w:r>
      <w:proofErr w:type="spellStart"/>
      <w:r>
        <w:t>en</w:t>
      </w:r>
      <w:proofErr w:type="spellEnd"/>
      <w:r>
        <w:t xml:space="preserve"> el </w:t>
      </w:r>
      <w:proofErr w:type="spellStart"/>
      <w:r>
        <w:t>inicio</w:t>
      </w:r>
      <w:proofErr w:type="spellEnd"/>
      <w:r>
        <w:t xml:space="preserve"> que pones los </w:t>
      </w:r>
      <w:proofErr w:type="spellStart"/>
      <w:r>
        <w:t>pasos</w:t>
      </w:r>
      <w:proofErr w:type="spellEnd"/>
      <w:r>
        <w:t xml:space="preserve"> del pipeline y entre parenthesis la function del </w:t>
      </w:r>
      <w:proofErr w:type="spellStart"/>
      <w:r>
        <w:t>maUEB</w:t>
      </w:r>
      <w:proofErr w:type="spellEnd"/>
      <w:r>
        <w:t xml:space="preserve"> que le </w:t>
      </w:r>
      <w:proofErr w:type="spellStart"/>
      <w:r>
        <w:t>corresponde</w:t>
      </w:r>
      <w:proofErr w:type="spellEnd"/>
      <w:r>
        <w:t xml:space="preserve">. </w:t>
      </w:r>
      <w:proofErr w:type="spellStart"/>
      <w:r>
        <w:t>También</w:t>
      </w:r>
      <w:proofErr w:type="spellEnd"/>
      <w:r>
        <w:t xml:space="preserve">, </w:t>
      </w:r>
      <w:proofErr w:type="spellStart"/>
      <w:r>
        <w:t>estaría</w:t>
      </w:r>
      <w:proofErr w:type="spellEnd"/>
      <w:r>
        <w:t xml:space="preserve"> bien </w:t>
      </w:r>
      <w:proofErr w:type="spellStart"/>
      <w:r>
        <w:t>indicar</w:t>
      </w:r>
      <w:proofErr w:type="spellEnd"/>
      <w:r>
        <w:t xml:space="preserve"> </w:t>
      </w:r>
      <w:proofErr w:type="spellStart"/>
      <w:r>
        <w:t>cual</w:t>
      </w:r>
      <w:proofErr w:type="spellEnd"/>
      <w:r>
        <w:t xml:space="preserve"> es el input y output de </w:t>
      </w:r>
      <w:proofErr w:type="spellStart"/>
      <w:r>
        <w:t>cada</w:t>
      </w:r>
      <w:proofErr w:type="spellEnd"/>
      <w:r>
        <w:t xml:space="preserve"> </w:t>
      </w:r>
      <w:proofErr w:type="spellStart"/>
      <w:r>
        <w:t>paso</w:t>
      </w:r>
      <w:proofErr w:type="spellEnd"/>
      <w:r>
        <w:t xml:space="preserve"> no?</w:t>
      </w:r>
    </w:p>
  </w:comment>
  <w:comment w:id="56" w:author="Ferrer Almirall, Mireia" w:date="2023-01-09T10:16:00Z" w:initials="FAM">
    <w:p w14:paraId="1EE7E17C" w14:textId="795A52A1" w:rsidR="001D06A7" w:rsidRDefault="001D06A7">
      <w:pPr>
        <w:pStyle w:val="Textocomentario"/>
      </w:pPr>
      <w:r>
        <w:rPr>
          <w:rStyle w:val="Refdecomentario"/>
        </w:rPr>
        <w:annotationRef/>
      </w:r>
      <w:proofErr w:type="spellStart"/>
      <w:r>
        <w:t>Seria</w:t>
      </w:r>
      <w:proofErr w:type="spellEnd"/>
      <w:r>
        <w:t xml:space="preserve"> </w:t>
      </w:r>
      <w:proofErr w:type="spellStart"/>
      <w:r>
        <w:t>mejor</w:t>
      </w:r>
      <w:proofErr w:type="spellEnd"/>
      <w:r>
        <w:t xml:space="preserve"> </w:t>
      </w:r>
      <w:proofErr w:type="spellStart"/>
      <w:r>
        <w:t>poner</w:t>
      </w:r>
      <w:proofErr w:type="spellEnd"/>
      <w:r>
        <w:t xml:space="preserve"> Differential expression analysis using linear models</w:t>
      </w:r>
    </w:p>
  </w:comment>
  <w:comment w:id="57" w:author="Ferrer Almirall, Mireia" w:date="2023-01-09T11:46:00Z" w:initials="FAM">
    <w:p w14:paraId="3A24A3D2" w14:textId="088703B1" w:rsidR="001D06A7" w:rsidRDefault="001D06A7">
      <w:pPr>
        <w:pStyle w:val="Textocomentario"/>
      </w:pPr>
      <w:r>
        <w:rPr>
          <w:rStyle w:val="Refdecomentario"/>
        </w:rPr>
        <w:annotationRef/>
      </w:r>
      <w:proofErr w:type="spellStart"/>
      <w:r>
        <w:t>En</w:t>
      </w:r>
      <w:proofErr w:type="spellEnd"/>
      <w:r>
        <w:t xml:space="preserve"> el DAG se </w:t>
      </w:r>
      <w:proofErr w:type="spellStart"/>
      <w:r>
        <w:t>muestran</w:t>
      </w:r>
      <w:proofErr w:type="spellEnd"/>
      <w:r>
        <w:t xml:space="preserve"> 2 outputs de </w:t>
      </w:r>
      <w:proofErr w:type="spellStart"/>
      <w:r>
        <w:t>toptables</w:t>
      </w:r>
      <w:proofErr w:type="spellEnd"/>
      <w:r>
        <w:t xml:space="preserve">, </w:t>
      </w:r>
      <w:proofErr w:type="spellStart"/>
      <w:r>
        <w:t>eliminar</w:t>
      </w:r>
      <w:proofErr w:type="spellEnd"/>
      <w:r>
        <w:t xml:space="preserve"> </w:t>
      </w:r>
      <w:proofErr w:type="spellStart"/>
      <w:r>
        <w:t>uno</w:t>
      </w:r>
      <w:proofErr w:type="spellEnd"/>
      <w:r>
        <w:t xml:space="preserve"> de </w:t>
      </w:r>
      <w:proofErr w:type="spellStart"/>
      <w:r>
        <w:t>ellos</w:t>
      </w:r>
      <w:proofErr w:type="spellEnd"/>
      <w:r>
        <w:t xml:space="preserve"> o </w:t>
      </w:r>
      <w:proofErr w:type="spellStart"/>
      <w:r>
        <w:t>comentar</w:t>
      </w:r>
      <w:proofErr w:type="spellEnd"/>
      <w:r>
        <w:t xml:space="preserve"> (el </w:t>
      </w:r>
      <w:proofErr w:type="spellStart"/>
      <w:r>
        <w:t>origen</w:t>
      </w:r>
      <w:proofErr w:type="spellEnd"/>
      <w:r>
        <w:t xml:space="preserve"> es que se </w:t>
      </w:r>
      <w:proofErr w:type="spellStart"/>
      <w:r>
        <w:t>han</w:t>
      </w:r>
      <w:proofErr w:type="spellEnd"/>
      <w:r>
        <w:t xml:space="preserve"> </w:t>
      </w:r>
      <w:proofErr w:type="spellStart"/>
      <w:r>
        <w:t>usado</w:t>
      </w:r>
      <w:proofErr w:type="spellEnd"/>
      <w:r>
        <w:t xml:space="preserve"> 2 </w:t>
      </w:r>
      <w:proofErr w:type="spellStart"/>
      <w:r>
        <w:t>funciones</w:t>
      </w:r>
      <w:proofErr w:type="spellEnd"/>
      <w:r>
        <w:t xml:space="preserve"> </w:t>
      </w:r>
      <w:proofErr w:type="spellStart"/>
      <w:r>
        <w:t>diferentes</w:t>
      </w:r>
      <w:proofErr w:type="spellEnd"/>
      <w:r>
        <w:t xml:space="preserve">, </w:t>
      </w:r>
      <w:proofErr w:type="spellStart"/>
      <w:r>
        <w:t>aunque</w:t>
      </w:r>
      <w:proofErr w:type="spellEnd"/>
      <w:r>
        <w:t xml:space="preserve"> </w:t>
      </w:r>
      <w:proofErr w:type="spellStart"/>
      <w:r>
        <w:t>en</w:t>
      </w:r>
      <w:proofErr w:type="spellEnd"/>
      <w:r>
        <w:t xml:space="preserve"> </w:t>
      </w:r>
      <w:proofErr w:type="spellStart"/>
      <w:r>
        <w:t>realidad</w:t>
      </w:r>
      <w:proofErr w:type="spellEnd"/>
      <w:r>
        <w:t xml:space="preserve"> son dos versions de la </w:t>
      </w:r>
      <w:proofErr w:type="spellStart"/>
      <w:r>
        <w:t>misma</w:t>
      </w:r>
      <w:proofErr w:type="spellEnd"/>
      <w:r>
        <w:t xml:space="preserve"> </w:t>
      </w:r>
      <w:proofErr w:type="spellStart"/>
      <w:r>
        <w:t>como</w:t>
      </w:r>
      <w:proofErr w:type="spellEnd"/>
      <w:r>
        <w:t xml:space="preserve"> se </w:t>
      </w:r>
      <w:proofErr w:type="spellStart"/>
      <w:r>
        <w:t>comenta</w:t>
      </w:r>
      <w:proofErr w:type="spellEnd"/>
      <w:r>
        <w:t xml:space="preserve"> ne la </w:t>
      </w:r>
      <w:proofErr w:type="spellStart"/>
      <w:proofErr w:type="gramStart"/>
      <w:r>
        <w:t>viñeta</w:t>
      </w:r>
      <w:proofErr w:type="spellEnd"/>
      <w:r>
        <w:t xml:space="preserve"> .</w:t>
      </w:r>
      <w:proofErr w:type="gramEnd"/>
      <w:r>
        <w:t xml:space="preserve"> Mas que nada para que </w:t>
      </w:r>
      <w:proofErr w:type="spellStart"/>
      <w:proofErr w:type="gramStart"/>
      <w:r>
        <w:t>sepas</w:t>
      </w:r>
      <w:proofErr w:type="spellEnd"/>
      <w:r>
        <w:t>..</w:t>
      </w:r>
      <w:proofErr w:type="gramEnd"/>
    </w:p>
  </w:comment>
  <w:comment w:id="59" w:author="Ferrer Almirall, Mireia" w:date="2023-01-09T10:18:00Z" w:initials="FAM">
    <w:p w14:paraId="1920EFA3" w14:textId="18AF6202" w:rsidR="001D06A7" w:rsidRDefault="001D06A7">
      <w:pPr>
        <w:pStyle w:val="Textocomentario"/>
      </w:pPr>
      <w:r>
        <w:rPr>
          <w:rStyle w:val="Refdecomentario"/>
        </w:rPr>
        <w:annotationRef/>
      </w:r>
      <w:proofErr w:type="spellStart"/>
      <w:r>
        <w:t>titulo</w:t>
      </w:r>
      <w:proofErr w:type="spellEnd"/>
    </w:p>
  </w:comment>
  <w:comment w:id="64" w:author="Ferrer Almirall, Mireia" w:date="2023-01-09T10:25:00Z" w:initials="FAM">
    <w:p w14:paraId="4AF8F71C" w14:textId="4D77704E" w:rsidR="001D06A7" w:rsidRDefault="001D06A7">
      <w:pPr>
        <w:pStyle w:val="Textocomentario"/>
      </w:pPr>
      <w:r>
        <w:rPr>
          <w:rStyle w:val="Refdecomentario"/>
        </w:rPr>
        <w:annotationRef/>
      </w:r>
      <w:proofErr w:type="spellStart"/>
      <w:r>
        <w:t>indicar</w:t>
      </w:r>
      <w:proofErr w:type="spellEnd"/>
      <w:r>
        <w:t xml:space="preserve"> </w:t>
      </w:r>
      <w:proofErr w:type="spellStart"/>
      <w:r>
        <w:t>qué</w:t>
      </w:r>
      <w:proofErr w:type="spellEnd"/>
      <w:r>
        <w:t xml:space="preserve"> </w:t>
      </w:r>
      <w:proofErr w:type="spellStart"/>
      <w:r>
        <w:t>significan</w:t>
      </w:r>
      <w:proofErr w:type="spellEnd"/>
      <w:r>
        <w:t xml:space="preserve"> los </w:t>
      </w:r>
      <w:proofErr w:type="spellStart"/>
      <w:r>
        <w:t>triangulos</w:t>
      </w:r>
      <w:proofErr w:type="spellEnd"/>
      <w:r>
        <w:t xml:space="preserve">, </w:t>
      </w:r>
      <w:proofErr w:type="spellStart"/>
      <w:r>
        <w:t>redondas</w:t>
      </w:r>
      <w:proofErr w:type="spellEnd"/>
      <w:r>
        <w:t xml:space="preserve">, </w:t>
      </w:r>
      <w:proofErr w:type="spellStart"/>
      <w:r>
        <w:t>flechas</w:t>
      </w:r>
      <w:proofErr w:type="spellEnd"/>
      <w:r>
        <w:t xml:space="preserve">, </w:t>
      </w:r>
      <w:proofErr w:type="spellStart"/>
      <w:r>
        <w:t>codigo</w:t>
      </w:r>
      <w:proofErr w:type="spellEnd"/>
      <w:r>
        <w:t xml:space="preserve"> de </w:t>
      </w:r>
      <w:proofErr w:type="spellStart"/>
      <w:r>
        <w:t>colores</w:t>
      </w:r>
      <w:proofErr w:type="spellEnd"/>
      <w:r>
        <w:t xml:space="preserve">, etc. para </w:t>
      </w:r>
      <w:proofErr w:type="spellStart"/>
      <w:r>
        <w:t>monitorizar</w:t>
      </w:r>
      <w:proofErr w:type="spellEnd"/>
      <w:r>
        <w:t xml:space="preserve"> el pipeline</w:t>
      </w:r>
    </w:p>
  </w:comment>
  <w:comment w:id="66" w:author="Ferrer Almirall, Mireia" w:date="2023-01-09T11:52:00Z" w:initials="FAM">
    <w:p w14:paraId="46A1F67E" w14:textId="58B0F107" w:rsidR="001D06A7" w:rsidRDefault="001D06A7">
      <w:pPr>
        <w:pStyle w:val="Textocomentario"/>
      </w:pPr>
      <w:r>
        <w:rPr>
          <w:rStyle w:val="Refdecomentario"/>
        </w:rPr>
        <w:annotationRef/>
      </w:r>
      <w:proofErr w:type="spellStart"/>
      <w:r>
        <w:t>comentar</w:t>
      </w:r>
      <w:proofErr w:type="spellEnd"/>
      <w:r>
        <w:t xml:space="preserve"> un </w:t>
      </w:r>
      <w:proofErr w:type="spellStart"/>
      <w:r>
        <w:t>poco</w:t>
      </w:r>
      <w:proofErr w:type="spellEnd"/>
      <w:r>
        <w:t xml:space="preserve"> </w:t>
      </w:r>
      <w:proofErr w:type="spellStart"/>
      <w:r>
        <w:t>más</w:t>
      </w:r>
      <w:proofErr w:type="spellEnd"/>
      <w:r>
        <w:t xml:space="preserve"> </w:t>
      </w:r>
      <w:proofErr w:type="spellStart"/>
      <w:r>
        <w:t>esta</w:t>
      </w:r>
      <w:proofErr w:type="spellEnd"/>
      <w:r>
        <w:t xml:space="preserve"> </w:t>
      </w:r>
      <w:proofErr w:type="spellStart"/>
      <w:r>
        <w:t>figura</w:t>
      </w:r>
      <w:proofErr w:type="spellEnd"/>
      <w:r>
        <w:t xml:space="preserve">, </w:t>
      </w:r>
      <w:proofErr w:type="spellStart"/>
      <w:r>
        <w:t>como</w:t>
      </w:r>
      <w:proofErr w:type="spellEnd"/>
      <w:r>
        <w:t xml:space="preserve"> se </w:t>
      </w:r>
      <w:proofErr w:type="spellStart"/>
      <w:r>
        <w:t>corresponde</w:t>
      </w:r>
      <w:proofErr w:type="spellEnd"/>
      <w:r>
        <w:t xml:space="preserve"> con los </w:t>
      </w:r>
      <w:proofErr w:type="spellStart"/>
      <w:r>
        <w:t>pasos</w:t>
      </w:r>
      <w:proofErr w:type="spellEnd"/>
      <w:r>
        <w:t xml:space="preserve"> </w:t>
      </w:r>
      <w:proofErr w:type="spellStart"/>
      <w:r>
        <w:t>descritos</w:t>
      </w:r>
      <w:proofErr w:type="spellEnd"/>
      <w:r>
        <w:t xml:space="preserve"> </w:t>
      </w:r>
      <w:proofErr w:type="spellStart"/>
      <w:r>
        <w:t>anteriormente</w:t>
      </w:r>
      <w:proofErr w:type="spellEnd"/>
      <w:r>
        <w:t>.</w:t>
      </w:r>
    </w:p>
  </w:comment>
  <w:comment w:id="67" w:author="Ferrer Almirall, Mireia" w:date="2023-01-09T10:28:00Z" w:initials="FAM">
    <w:p w14:paraId="1428DDEA" w14:textId="5276A9F8" w:rsidR="001D06A7" w:rsidRDefault="001D06A7">
      <w:pPr>
        <w:pStyle w:val="Textocomentario"/>
      </w:pPr>
      <w:r>
        <w:rPr>
          <w:rStyle w:val="Refdecomentario"/>
        </w:rPr>
        <w:annotationRef/>
      </w:r>
      <w:proofErr w:type="spellStart"/>
      <w:r>
        <w:t>quitaría</w:t>
      </w:r>
      <w:proofErr w:type="spellEnd"/>
      <w:r>
        <w:t xml:space="preserve"> el obviously </w:t>
      </w:r>
      <w:proofErr w:type="spellStart"/>
      <w:r>
        <w:t>ya</w:t>
      </w:r>
      <w:proofErr w:type="spellEnd"/>
      <w:r>
        <w:t xml:space="preserve"> que se </w:t>
      </w:r>
      <w:proofErr w:type="spellStart"/>
      <w:r>
        <w:t>podría</w:t>
      </w:r>
      <w:proofErr w:type="spellEnd"/>
      <w:r>
        <w:t xml:space="preserve"> </w:t>
      </w:r>
      <w:proofErr w:type="spellStart"/>
      <w:r>
        <w:t>haber</w:t>
      </w:r>
      <w:proofErr w:type="spellEnd"/>
      <w:r>
        <w:t xml:space="preserve"> </w:t>
      </w:r>
      <w:proofErr w:type="spellStart"/>
      <w:r>
        <w:t>declarado</w:t>
      </w:r>
      <w:proofErr w:type="spellEnd"/>
      <w:r>
        <w:t xml:space="preserve"> </w:t>
      </w:r>
      <w:proofErr w:type="spellStart"/>
      <w:r>
        <w:t>como</w:t>
      </w:r>
      <w:proofErr w:type="spellEnd"/>
      <w:r>
        <w:t xml:space="preserve"> </w:t>
      </w:r>
      <w:proofErr w:type="spellStart"/>
      <w:r>
        <w:t>texto</w:t>
      </w:r>
      <w:proofErr w:type="spellEnd"/>
      <w:r>
        <w:t xml:space="preserve"> y </w:t>
      </w:r>
      <w:proofErr w:type="spellStart"/>
      <w:r>
        <w:t>luego</w:t>
      </w:r>
      <w:proofErr w:type="spellEnd"/>
      <w:r>
        <w:t xml:space="preserve"> </w:t>
      </w:r>
      <w:proofErr w:type="spellStart"/>
      <w:r>
        <w:t>evaluarlo</w:t>
      </w:r>
      <w:proofErr w:type="spellEnd"/>
      <w:r>
        <w:t xml:space="preserve"> o </w:t>
      </w:r>
      <w:proofErr w:type="spellStart"/>
      <w:r>
        <w:t>quizás</w:t>
      </w:r>
      <w:proofErr w:type="spellEnd"/>
      <w:r>
        <w:t xml:space="preserve"> </w:t>
      </w:r>
      <w:proofErr w:type="spellStart"/>
      <w:r>
        <w:t>habría</w:t>
      </w:r>
      <w:proofErr w:type="spellEnd"/>
      <w:r>
        <w:t xml:space="preserve"> </w:t>
      </w:r>
      <w:proofErr w:type="spellStart"/>
      <w:r>
        <w:t>alguna</w:t>
      </w:r>
      <w:proofErr w:type="spellEnd"/>
      <w:r>
        <w:t xml:space="preserve"> </w:t>
      </w:r>
      <w:proofErr w:type="spellStart"/>
      <w:r>
        <w:t>manera</w:t>
      </w:r>
      <w:proofErr w:type="spellEnd"/>
      <w:r>
        <w:t xml:space="preserve"> de </w:t>
      </w:r>
      <w:proofErr w:type="spellStart"/>
      <w:r>
        <w:t>hacerlo</w:t>
      </w:r>
      <w:proofErr w:type="spellEnd"/>
    </w:p>
  </w:comment>
  <w:comment w:id="74" w:author="Ferrer Almirall, Mireia" w:date="2023-01-09T10:44:00Z" w:initials="FAM">
    <w:p w14:paraId="3ED2A085" w14:textId="594FF651" w:rsidR="001D06A7" w:rsidRDefault="001D06A7">
      <w:pPr>
        <w:pStyle w:val="Textocomentario"/>
      </w:pPr>
      <w:r>
        <w:rPr>
          <w:rStyle w:val="Refdecomentario"/>
        </w:rPr>
        <w:annotationRef/>
      </w:r>
      <w:r>
        <w:t>impersonal: a helper function was created named …</w:t>
      </w:r>
    </w:p>
  </w:comment>
  <w:comment w:id="77" w:author="Ferrer Almirall, Mireia" w:date="2023-01-09T12:22:00Z" w:initials="FAM">
    <w:p w14:paraId="4692D012" w14:textId="2839991F" w:rsidR="008013D3" w:rsidRDefault="008013D3">
      <w:pPr>
        <w:pStyle w:val="Textocomentario"/>
      </w:pPr>
      <w:r>
        <w:rPr>
          <w:rStyle w:val="Refdecomentario"/>
        </w:rPr>
        <w:annotationRef/>
      </w:r>
      <w:proofErr w:type="spellStart"/>
      <w:r>
        <w:t>ampliar</w:t>
      </w:r>
      <w:proofErr w:type="spellEnd"/>
      <w:r>
        <w:t xml:space="preserve"> la </w:t>
      </w:r>
      <w:proofErr w:type="spellStart"/>
      <w:r>
        <w:t>figura</w:t>
      </w:r>
      <w:proofErr w:type="spellEnd"/>
    </w:p>
  </w:comment>
  <w:comment w:id="88" w:author="Ferrer Almirall, Mireia" w:date="2023-01-09T10:52:00Z" w:initials="FAM">
    <w:p w14:paraId="7B3BF145" w14:textId="77777777" w:rsidR="001D06A7" w:rsidRDefault="001D06A7">
      <w:pPr>
        <w:pStyle w:val="Textocomentario"/>
      </w:pPr>
      <w:r>
        <w:rPr>
          <w:rStyle w:val="Refdecomentario"/>
        </w:rPr>
        <w:annotationRef/>
      </w:r>
      <w:proofErr w:type="spellStart"/>
      <w:r>
        <w:t>considerar</w:t>
      </w:r>
      <w:proofErr w:type="spellEnd"/>
      <w:r>
        <w:t xml:space="preserve"> </w:t>
      </w:r>
      <w:proofErr w:type="spellStart"/>
      <w:r>
        <w:t>ponerlo</w:t>
      </w:r>
      <w:proofErr w:type="spellEnd"/>
      <w:r>
        <w:t xml:space="preserve"> al </w:t>
      </w:r>
      <w:proofErr w:type="spellStart"/>
      <w:r>
        <w:t>inicio</w:t>
      </w:r>
      <w:proofErr w:type="spellEnd"/>
      <w:r>
        <w:t xml:space="preserve"> </w:t>
      </w:r>
      <w:proofErr w:type="spellStart"/>
      <w:r>
        <w:t>como</w:t>
      </w:r>
      <w:proofErr w:type="spellEnd"/>
      <w:r>
        <w:t xml:space="preserve"> </w:t>
      </w:r>
      <w:proofErr w:type="spellStart"/>
      <w:r>
        <w:t>te</w:t>
      </w:r>
      <w:proofErr w:type="spellEnd"/>
      <w:r>
        <w:t xml:space="preserve"> </w:t>
      </w:r>
      <w:proofErr w:type="spellStart"/>
      <w:r>
        <w:t>comentaba</w:t>
      </w:r>
      <w:proofErr w:type="spellEnd"/>
      <w:r>
        <w:t xml:space="preserve"> </w:t>
      </w:r>
      <w:proofErr w:type="spellStart"/>
      <w:r>
        <w:t>en</w:t>
      </w:r>
      <w:proofErr w:type="spellEnd"/>
      <w:r>
        <w:t xml:space="preserve"> el </w:t>
      </w:r>
      <w:proofErr w:type="spellStart"/>
      <w:r>
        <w:t>indice</w:t>
      </w:r>
      <w:proofErr w:type="spellEnd"/>
      <w:r>
        <w:t xml:space="preserve">, de </w:t>
      </w:r>
      <w:proofErr w:type="spellStart"/>
      <w:r>
        <w:t>manera</w:t>
      </w:r>
      <w:proofErr w:type="spellEnd"/>
      <w:r>
        <w:t xml:space="preserve"> que los </w:t>
      </w:r>
      <w:proofErr w:type="spellStart"/>
      <w:r>
        <w:t>capitulos</w:t>
      </w:r>
      <w:proofErr w:type="spellEnd"/>
      <w:r>
        <w:t xml:space="preserve"> </w:t>
      </w:r>
      <w:proofErr w:type="spellStart"/>
      <w:r>
        <w:t>anteriores</w:t>
      </w:r>
      <w:proofErr w:type="spellEnd"/>
      <w:r>
        <w:t xml:space="preserve"> </w:t>
      </w:r>
      <w:proofErr w:type="spellStart"/>
      <w:r>
        <w:t>sean</w:t>
      </w:r>
      <w:proofErr w:type="spellEnd"/>
      <w:r>
        <w:t xml:space="preserve"> los </w:t>
      </w:r>
      <w:proofErr w:type="spellStart"/>
      <w:r>
        <w:t>subapartados</w:t>
      </w:r>
      <w:proofErr w:type="spellEnd"/>
      <w:r>
        <w:t xml:space="preserve"> del </w:t>
      </w:r>
      <w:proofErr w:type="spellStart"/>
      <w:r>
        <w:t>capitulo</w:t>
      </w:r>
      <w:proofErr w:type="spellEnd"/>
      <w:r>
        <w:t xml:space="preserve"> de </w:t>
      </w:r>
      <w:proofErr w:type="spellStart"/>
      <w:r>
        <w:t>resultados</w:t>
      </w:r>
      <w:proofErr w:type="spellEnd"/>
      <w:r>
        <w:t xml:space="preserve">. </w:t>
      </w:r>
      <w:proofErr w:type="spellStart"/>
      <w:r>
        <w:t>Así</w:t>
      </w:r>
      <w:proofErr w:type="spellEnd"/>
      <w:r>
        <w:t xml:space="preserve"> </w:t>
      </w:r>
      <w:proofErr w:type="spellStart"/>
      <w:r>
        <w:t>ya</w:t>
      </w:r>
      <w:proofErr w:type="spellEnd"/>
      <w:r>
        <w:t xml:space="preserve"> </w:t>
      </w:r>
      <w:proofErr w:type="spellStart"/>
      <w:r>
        <w:t>pueden</w:t>
      </w:r>
      <w:proofErr w:type="spellEnd"/>
      <w:r>
        <w:t xml:space="preserve"> </w:t>
      </w:r>
      <w:proofErr w:type="spellStart"/>
      <w:r>
        <w:t>encontrar</w:t>
      </w:r>
      <w:proofErr w:type="spellEnd"/>
      <w:r>
        <w:t xml:space="preserve"> </w:t>
      </w:r>
      <w:proofErr w:type="spellStart"/>
      <w:r>
        <w:t>todo</w:t>
      </w:r>
      <w:proofErr w:type="spellEnd"/>
      <w:r>
        <w:t xml:space="preserve"> el </w:t>
      </w:r>
      <w:proofErr w:type="spellStart"/>
      <w:r>
        <w:t>codigo</w:t>
      </w:r>
      <w:proofErr w:type="spellEnd"/>
      <w:r>
        <w:t xml:space="preserve"> </w:t>
      </w:r>
      <w:proofErr w:type="spellStart"/>
      <w:r>
        <w:t>desde</w:t>
      </w:r>
      <w:proofErr w:type="spellEnd"/>
      <w:r>
        <w:t xml:space="preserve"> un </w:t>
      </w:r>
      <w:proofErr w:type="spellStart"/>
      <w:r>
        <w:t>inicio</w:t>
      </w:r>
      <w:proofErr w:type="spellEnd"/>
      <w:r>
        <w:t>.</w:t>
      </w:r>
    </w:p>
    <w:p w14:paraId="3A2D512F" w14:textId="28D7FEB5" w:rsidR="001D06A7" w:rsidRDefault="001D06A7">
      <w:pPr>
        <w:pStyle w:val="Textocomentario"/>
      </w:pPr>
      <w:r>
        <w:t xml:space="preserve">Tambien, </w:t>
      </w:r>
      <w:proofErr w:type="spellStart"/>
      <w:r>
        <w:t>incluir</w:t>
      </w:r>
      <w:proofErr w:type="spellEnd"/>
      <w:r>
        <w:t xml:space="preserve"> un folder o un </w:t>
      </w:r>
      <w:proofErr w:type="spellStart"/>
      <w:r>
        <w:t>repositorio</w:t>
      </w:r>
      <w:proofErr w:type="spellEnd"/>
      <w:r>
        <w:t xml:space="preserve"> con los </w:t>
      </w:r>
      <w:proofErr w:type="spellStart"/>
      <w:r>
        <w:t>resultados</w:t>
      </w:r>
      <w:proofErr w:type="spellEnd"/>
      <w:r>
        <w:t xml:space="preserve"> de </w:t>
      </w:r>
      <w:proofErr w:type="spellStart"/>
      <w:r>
        <w:t>ejecutar</w:t>
      </w:r>
      <w:proofErr w:type="spellEnd"/>
      <w:r>
        <w:t xml:space="preserve"> el pipeline </w:t>
      </w:r>
      <w:proofErr w:type="gramStart"/>
      <w:r>
        <w:t>con</w:t>
      </w:r>
      <w:proofErr w:type="gramEnd"/>
      <w:r>
        <w:t xml:space="preserve"> el dataset de </w:t>
      </w:r>
      <w:proofErr w:type="spellStart"/>
      <w:r>
        <w:t>ejemplo</w:t>
      </w:r>
      <w:proofErr w:type="spellEnd"/>
      <w:r>
        <w:t>.</w:t>
      </w:r>
    </w:p>
  </w:comment>
  <w:comment w:id="89" w:author="Ferrer Almirall, Mireia" w:date="2023-01-09T11:41:00Z" w:initials="FAM">
    <w:p w14:paraId="7DA7604D" w14:textId="793E1FE0" w:rsidR="001D06A7" w:rsidRDefault="001D06A7">
      <w:pPr>
        <w:pStyle w:val="Textocomentario"/>
      </w:pPr>
      <w:r>
        <w:rPr>
          <w:rStyle w:val="Refdecomentario"/>
        </w:rPr>
        <w:annotationRef/>
      </w:r>
      <w:proofErr w:type="spellStart"/>
      <w:r>
        <w:t>En</w:t>
      </w:r>
      <w:proofErr w:type="spellEnd"/>
      <w:r>
        <w:t xml:space="preserve"> el </w:t>
      </w:r>
      <w:proofErr w:type="spellStart"/>
      <w:r>
        <w:t>indice</w:t>
      </w:r>
      <w:proofErr w:type="spellEnd"/>
      <w:r>
        <w:t xml:space="preserve"> el </w:t>
      </w:r>
      <w:proofErr w:type="spellStart"/>
      <w:r>
        <w:t>apartado</w:t>
      </w:r>
      <w:proofErr w:type="spellEnd"/>
      <w:r>
        <w:t xml:space="preserve"> es Conclusions and Future work</w:t>
      </w:r>
    </w:p>
  </w:comment>
  <w:comment w:id="90" w:author="Ferrer Almirall, Mireia" w:date="2023-01-09T11:35:00Z" w:initials="FAM">
    <w:p w14:paraId="460A800F" w14:textId="103FE414" w:rsidR="001D06A7" w:rsidRDefault="001D06A7">
      <w:pPr>
        <w:pStyle w:val="Textocomentario"/>
      </w:pPr>
      <w:r>
        <w:rPr>
          <w:rStyle w:val="Refdecomentario"/>
        </w:rPr>
        <w:annotationRef/>
      </w:r>
      <w:proofErr w:type="spellStart"/>
      <w:r>
        <w:t>Pondría</w:t>
      </w:r>
      <w:proofErr w:type="spellEnd"/>
      <w:r>
        <w:t xml:space="preserve"> un </w:t>
      </w:r>
      <w:proofErr w:type="spellStart"/>
      <w:r>
        <w:t>parrafo</w:t>
      </w:r>
      <w:proofErr w:type="spellEnd"/>
      <w:r>
        <w:t xml:space="preserve"> </w:t>
      </w:r>
      <w:proofErr w:type="spellStart"/>
      <w:r>
        <w:t>redactado</w:t>
      </w:r>
      <w:proofErr w:type="spellEnd"/>
      <w:r>
        <w:t xml:space="preserve"> </w:t>
      </w:r>
      <w:proofErr w:type="spellStart"/>
      <w:r>
        <w:t>resumiendo</w:t>
      </w:r>
      <w:proofErr w:type="spellEnd"/>
      <w:r>
        <w:t xml:space="preserve"> lo que se ha </w:t>
      </w:r>
      <w:proofErr w:type="spellStart"/>
      <w:r>
        <w:t>hecho</w:t>
      </w:r>
      <w:proofErr w:type="spellEnd"/>
      <w:r>
        <w:t xml:space="preserve">. </w:t>
      </w:r>
      <w:proofErr w:type="spellStart"/>
      <w:r>
        <w:t>Esta</w:t>
      </w:r>
      <w:proofErr w:type="spellEnd"/>
      <w:r>
        <w:t xml:space="preserve"> </w:t>
      </w:r>
      <w:proofErr w:type="spellStart"/>
      <w:r>
        <w:t>evaluacion</w:t>
      </w:r>
      <w:proofErr w:type="spellEnd"/>
      <w:r>
        <w:t xml:space="preserve"> </w:t>
      </w:r>
      <w:proofErr w:type="spellStart"/>
      <w:r>
        <w:t>inicial</w:t>
      </w:r>
      <w:proofErr w:type="spellEnd"/>
      <w:r>
        <w:t xml:space="preserve"> de </w:t>
      </w:r>
      <w:proofErr w:type="spellStart"/>
      <w:r>
        <w:t>si</w:t>
      </w:r>
      <w:proofErr w:type="spellEnd"/>
      <w:r>
        <w:t xml:space="preserve"> se </w:t>
      </w:r>
      <w:proofErr w:type="spellStart"/>
      <w:r>
        <w:t>han</w:t>
      </w:r>
      <w:proofErr w:type="spellEnd"/>
      <w:r>
        <w:t xml:space="preserve"> </w:t>
      </w:r>
      <w:proofErr w:type="spellStart"/>
      <w:r>
        <w:t>cumplido</w:t>
      </w:r>
      <w:proofErr w:type="spellEnd"/>
      <w:r>
        <w:t xml:space="preserve"> los </w:t>
      </w:r>
      <w:proofErr w:type="spellStart"/>
      <w:r>
        <w:t>objetivos</w:t>
      </w:r>
      <w:proofErr w:type="spellEnd"/>
      <w:r>
        <w:t xml:space="preserve"> o las </w:t>
      </w:r>
      <w:proofErr w:type="spellStart"/>
      <w:r>
        <w:t>desviaciones</w:t>
      </w:r>
      <w:proofErr w:type="spellEnd"/>
      <w:r>
        <w:t xml:space="preserve"> </w:t>
      </w:r>
      <w:proofErr w:type="spellStart"/>
      <w:r>
        <w:t>sobre</w:t>
      </w:r>
      <w:proofErr w:type="spellEnd"/>
      <w:r>
        <w:t xml:space="preserve"> el plan </w:t>
      </w:r>
      <w:proofErr w:type="spellStart"/>
      <w:r>
        <w:t>inicial</w:t>
      </w:r>
      <w:proofErr w:type="spellEnd"/>
      <w:r>
        <w:t xml:space="preserve"> las </w:t>
      </w:r>
      <w:proofErr w:type="spellStart"/>
      <w:r>
        <w:t>pondría</w:t>
      </w:r>
      <w:proofErr w:type="spellEnd"/>
      <w:r>
        <w:t xml:space="preserve"> al </w:t>
      </w:r>
      <w:proofErr w:type="spellStart"/>
      <w:r>
        <w:t>inicio</w:t>
      </w:r>
      <w:proofErr w:type="spellEnd"/>
      <w:r>
        <w:t xml:space="preserve">, </w:t>
      </w:r>
      <w:proofErr w:type="spellStart"/>
      <w:r>
        <w:t>como</w:t>
      </w:r>
      <w:proofErr w:type="spellEnd"/>
      <w:r>
        <w:t xml:space="preserve"> </w:t>
      </w:r>
      <w:proofErr w:type="spellStart"/>
      <w:r>
        <w:t>comentaba</w:t>
      </w:r>
      <w:proofErr w:type="spellEnd"/>
      <w:r>
        <w:t xml:space="preserve"> antes.</w:t>
      </w:r>
    </w:p>
  </w:comment>
  <w:comment w:id="91" w:author="Ferrer Almirall, Mireia" w:date="2023-01-09T11:37:00Z" w:initials="FAM">
    <w:p w14:paraId="7E1D8337" w14:textId="04E5BAF3" w:rsidR="001D06A7" w:rsidRDefault="001D06A7">
      <w:pPr>
        <w:pStyle w:val="Textocomentario"/>
      </w:pPr>
      <w:r>
        <w:rPr>
          <w:rStyle w:val="Refdecomentario"/>
        </w:rPr>
        <w:annotationRef/>
      </w:r>
      <w:r>
        <w:t xml:space="preserve">Este </w:t>
      </w:r>
      <w:proofErr w:type="spellStart"/>
      <w:r>
        <w:t>parrafo</w:t>
      </w:r>
      <w:proofErr w:type="spellEnd"/>
      <w:r>
        <w:t xml:space="preserve"> es </w:t>
      </w:r>
      <w:proofErr w:type="spellStart"/>
      <w:r>
        <w:t>bastante</w:t>
      </w:r>
      <w:proofErr w:type="spellEnd"/>
      <w:r>
        <w:t xml:space="preserve"> </w:t>
      </w:r>
      <w:proofErr w:type="spellStart"/>
      <w:r>
        <w:t>negativo</w:t>
      </w:r>
      <w:proofErr w:type="spellEnd"/>
      <w:r>
        <w:t xml:space="preserve"> </w:t>
      </w:r>
      <w:proofErr w:type="spellStart"/>
      <w:r>
        <w:t>sobre</w:t>
      </w:r>
      <w:proofErr w:type="spellEnd"/>
      <w:r>
        <w:t xml:space="preserve"> el </w:t>
      </w:r>
      <w:proofErr w:type="spellStart"/>
      <w:r>
        <w:t>maUEB</w:t>
      </w:r>
      <w:proofErr w:type="spellEnd"/>
      <w:r>
        <w:t xml:space="preserve">. Con </w:t>
      </w:r>
      <w:proofErr w:type="spellStart"/>
      <w:r>
        <w:t>pequeñas</w:t>
      </w:r>
      <w:proofErr w:type="spellEnd"/>
      <w:r>
        <w:t xml:space="preserve"> </w:t>
      </w:r>
      <w:proofErr w:type="spellStart"/>
      <w:r>
        <w:t>mejoras</w:t>
      </w:r>
      <w:proofErr w:type="spellEnd"/>
      <w:r>
        <w:t xml:space="preserve">, </w:t>
      </w:r>
      <w:proofErr w:type="spellStart"/>
      <w:r>
        <w:t>como</w:t>
      </w:r>
      <w:proofErr w:type="spellEnd"/>
      <w:r>
        <w:t xml:space="preserve"> que </w:t>
      </w:r>
      <w:proofErr w:type="spellStart"/>
      <w:r>
        <w:t>devolviera</w:t>
      </w:r>
      <w:proofErr w:type="spellEnd"/>
      <w:r>
        <w:t xml:space="preserve"> el </w:t>
      </w:r>
      <w:proofErr w:type="spellStart"/>
      <w:r>
        <w:t>objeto</w:t>
      </w:r>
      <w:proofErr w:type="spellEnd"/>
      <w:r>
        <w:t xml:space="preserve">, se </w:t>
      </w:r>
      <w:proofErr w:type="spellStart"/>
      <w:r>
        <w:t>hubiera</w:t>
      </w:r>
      <w:proofErr w:type="spellEnd"/>
      <w:r>
        <w:t xml:space="preserve"> </w:t>
      </w:r>
      <w:proofErr w:type="spellStart"/>
      <w:r>
        <w:t>podido</w:t>
      </w:r>
      <w:proofErr w:type="spellEnd"/>
      <w:r>
        <w:t xml:space="preserve"> </w:t>
      </w:r>
      <w:proofErr w:type="spellStart"/>
      <w:r>
        <w:t>solucionar</w:t>
      </w:r>
      <w:proofErr w:type="spellEnd"/>
      <w:r>
        <w:t xml:space="preserve"> </w:t>
      </w:r>
      <w:proofErr w:type="spellStart"/>
      <w:r>
        <w:t>esto</w:t>
      </w:r>
      <w:proofErr w:type="spellEnd"/>
      <w:r>
        <w:t xml:space="preserve">. Por lo tanto lo </w:t>
      </w:r>
      <w:proofErr w:type="spellStart"/>
      <w:r>
        <w:t>intentaria</w:t>
      </w:r>
      <w:proofErr w:type="spellEnd"/>
      <w:r>
        <w:t xml:space="preserve"> </w:t>
      </w:r>
      <w:proofErr w:type="spellStart"/>
      <w:r>
        <w:t>poner</w:t>
      </w:r>
      <w:proofErr w:type="spellEnd"/>
      <w:r>
        <w:t xml:space="preserve"> un </w:t>
      </w:r>
      <w:proofErr w:type="spellStart"/>
      <w:r>
        <w:t>poco</w:t>
      </w:r>
      <w:proofErr w:type="spellEnd"/>
      <w:r>
        <w:t xml:space="preserve"> </w:t>
      </w:r>
      <w:proofErr w:type="spellStart"/>
      <w:r>
        <w:t>menos</w:t>
      </w:r>
      <w:proofErr w:type="spellEnd"/>
      <w:r>
        <w:t xml:space="preserve"> negative y </w:t>
      </w:r>
      <w:proofErr w:type="spellStart"/>
      <w:r>
        <w:t>como</w:t>
      </w:r>
      <w:proofErr w:type="spellEnd"/>
      <w:r>
        <w:t xml:space="preserve"> </w:t>
      </w:r>
      <w:proofErr w:type="spellStart"/>
      <w:r>
        <w:t>mejora</w:t>
      </w:r>
      <w:proofErr w:type="spellEnd"/>
      <w:r>
        <w:t xml:space="preserve"> de future </w:t>
      </w:r>
      <w:proofErr w:type="spellStart"/>
      <w:r>
        <w:t>optimizar</w:t>
      </w:r>
      <w:proofErr w:type="spellEnd"/>
      <w:r>
        <w:t xml:space="preserve"> las </w:t>
      </w:r>
      <w:proofErr w:type="spellStart"/>
      <w:r>
        <w:t>funciones</w:t>
      </w:r>
      <w:proofErr w:type="spellEnd"/>
      <w:r>
        <w:t xml:space="preserve"> del </w:t>
      </w:r>
      <w:proofErr w:type="spellStart"/>
      <w:r>
        <w:t>maueb</w:t>
      </w:r>
      <w:proofErr w:type="spellEnd"/>
      <w:r>
        <w:t xml:space="preserve"> para </w:t>
      </w:r>
      <w:proofErr w:type="spellStart"/>
      <w:r>
        <w:t>permitir</w:t>
      </w:r>
      <w:proofErr w:type="spellEnd"/>
      <w:r>
        <w:t xml:space="preserve"> mayor </w:t>
      </w:r>
      <w:proofErr w:type="spellStart"/>
      <w:r>
        <w:t>interactividad</w:t>
      </w:r>
      <w:proofErr w:type="spellEnd"/>
      <w:r>
        <w:t>.</w:t>
      </w:r>
    </w:p>
  </w:comment>
  <w:comment w:id="94" w:author="Ferrer Almirall, Mireia" w:date="2023-01-09T11:56:00Z" w:initials="FAM">
    <w:p w14:paraId="08289F6D" w14:textId="604B7004" w:rsidR="001D06A7" w:rsidRDefault="001D06A7">
      <w:pPr>
        <w:pStyle w:val="Textocomentario"/>
      </w:pPr>
      <w:r>
        <w:rPr>
          <w:rStyle w:val="Refdecomentario"/>
        </w:rPr>
        <w:annotationRef/>
      </w:r>
      <w:proofErr w:type="spellStart"/>
      <w:r>
        <w:t>Qué</w:t>
      </w:r>
      <w:proofErr w:type="spellEnd"/>
      <w:r>
        <w:t xml:space="preserve"> </w:t>
      </w:r>
      <w:proofErr w:type="spellStart"/>
      <w:r>
        <w:t>otros</w:t>
      </w:r>
      <w:proofErr w:type="spellEnd"/>
      <w:r>
        <w:t xml:space="preserve"> </w:t>
      </w:r>
      <w:proofErr w:type="spellStart"/>
      <w:r>
        <w:t>gráficos</w:t>
      </w:r>
      <w:proofErr w:type="spellEnd"/>
      <w:r>
        <w:t xml:space="preserve"> del pipeline </w:t>
      </w:r>
      <w:proofErr w:type="spellStart"/>
      <w:r>
        <w:t>sería</w:t>
      </w:r>
      <w:proofErr w:type="spellEnd"/>
      <w:r>
        <w:t xml:space="preserve"> </w:t>
      </w:r>
      <w:proofErr w:type="spellStart"/>
      <w:r>
        <w:t>interesante</w:t>
      </w:r>
      <w:proofErr w:type="spellEnd"/>
      <w:r>
        <w:t xml:space="preserve"> </w:t>
      </w:r>
      <w:proofErr w:type="spellStart"/>
      <w:r>
        <w:t>mostrar</w:t>
      </w:r>
      <w:proofErr w:type="spellEnd"/>
      <w:r>
        <w:t xml:space="preserve"> </w:t>
      </w:r>
      <w:proofErr w:type="spellStart"/>
      <w:r>
        <w:t>en</w:t>
      </w:r>
      <w:proofErr w:type="spellEnd"/>
      <w:r>
        <w:t xml:space="preserve"> forma interactive? Como se </w:t>
      </w:r>
      <w:proofErr w:type="spellStart"/>
      <w:r>
        <w:t>haría</w:t>
      </w:r>
      <w:proofErr w:type="spellEnd"/>
      <w:r>
        <w:t xml:space="preserve"> el report final </w:t>
      </w:r>
      <w:proofErr w:type="spellStart"/>
      <w:r>
        <w:t>interactivo</w:t>
      </w:r>
      <w:proofErr w:type="spellEnd"/>
      <w:r>
        <w:t xml:space="preserve">? </w:t>
      </w:r>
      <w:proofErr w:type="spellStart"/>
      <w:r>
        <w:t>También</w:t>
      </w:r>
      <w:proofErr w:type="spellEnd"/>
      <w:r>
        <w:t xml:space="preserve"> </w:t>
      </w:r>
      <w:proofErr w:type="spellStart"/>
      <w:r>
        <w:t>estaría</w:t>
      </w:r>
      <w:proofErr w:type="spellEnd"/>
      <w:r>
        <w:t xml:space="preserve"> bien </w:t>
      </w:r>
      <w:proofErr w:type="spellStart"/>
      <w:r>
        <w:t>incluir</w:t>
      </w:r>
      <w:proofErr w:type="spellEnd"/>
      <w:r>
        <w:t xml:space="preserve"> </w:t>
      </w:r>
      <w:proofErr w:type="spellStart"/>
      <w:r>
        <w:t>alguna</w:t>
      </w:r>
      <w:proofErr w:type="spellEnd"/>
      <w:r>
        <w:t xml:space="preserve"> </w:t>
      </w:r>
      <w:proofErr w:type="spellStart"/>
      <w:r>
        <w:t>discusión</w:t>
      </w:r>
      <w:proofErr w:type="spellEnd"/>
      <w:r>
        <w:t xml:space="preserve"> que </w:t>
      </w:r>
      <w:proofErr w:type="spellStart"/>
      <w:r>
        <w:t>había</w:t>
      </w:r>
      <w:proofErr w:type="spellEnd"/>
      <w:r>
        <w:t xml:space="preserve"> visto </w:t>
      </w:r>
      <w:proofErr w:type="spellStart"/>
      <w:r>
        <w:t>en</w:t>
      </w:r>
      <w:proofErr w:type="spellEnd"/>
      <w:r>
        <w:t xml:space="preserve"> la pec3 </w:t>
      </w:r>
      <w:proofErr w:type="spellStart"/>
      <w:r>
        <w:t>sobre</w:t>
      </w:r>
      <w:proofErr w:type="spellEnd"/>
      <w:r>
        <w:t xml:space="preserve"> </w:t>
      </w:r>
      <w:proofErr w:type="spellStart"/>
      <w:r>
        <w:t>porqué</w:t>
      </w:r>
      <w:proofErr w:type="spellEnd"/>
      <w:r>
        <w:t xml:space="preserve"> la </w:t>
      </w:r>
      <w:proofErr w:type="spellStart"/>
      <w:r>
        <w:t>elección</w:t>
      </w:r>
      <w:proofErr w:type="spellEnd"/>
      <w:r>
        <w:t xml:space="preserve"> de shiny y no </w:t>
      </w:r>
      <w:proofErr w:type="spellStart"/>
      <w:r>
        <w:t>otros</w:t>
      </w:r>
      <w:proofErr w:type="spellEnd"/>
      <w:r>
        <w:t xml:space="preserve"> </w:t>
      </w:r>
      <w:proofErr w:type="spellStart"/>
      <w:r>
        <w:t>formatos</w:t>
      </w:r>
      <w:proofErr w:type="spellEnd"/>
      <w:r>
        <w:t xml:space="preserve"> para el </w:t>
      </w:r>
      <w:proofErr w:type="spellStart"/>
      <w:r>
        <w:t>reporte</w:t>
      </w:r>
      <w:proofErr w:type="spellEnd"/>
      <w:r>
        <w:t xml:space="preserve"> </w:t>
      </w:r>
      <w:proofErr w:type="spellStart"/>
      <w:r>
        <w:t>interactivo</w:t>
      </w:r>
      <w:proofErr w:type="spellEnd"/>
      <w:r>
        <w:t xml:space="preserve">. Tambien se </w:t>
      </w:r>
      <w:proofErr w:type="spellStart"/>
      <w:r>
        <w:t>podria</w:t>
      </w:r>
      <w:proofErr w:type="spellEnd"/>
      <w:r>
        <w:t xml:space="preserve"> </w:t>
      </w:r>
      <w:proofErr w:type="spellStart"/>
      <w:r>
        <w:t>ampliar</w:t>
      </w:r>
      <w:proofErr w:type="spellEnd"/>
      <w:r>
        <w:t xml:space="preserve"> </w:t>
      </w:r>
      <w:proofErr w:type="spellStart"/>
      <w:r>
        <w:t>esta</w:t>
      </w:r>
      <w:proofErr w:type="spellEnd"/>
      <w:r>
        <w:t xml:space="preserve"> </w:t>
      </w:r>
      <w:proofErr w:type="spellStart"/>
      <w:r>
        <w:t>parte</w:t>
      </w:r>
      <w:proofErr w:type="spellEnd"/>
      <w:r>
        <w:t xml:space="preserve"> de discussion del </w:t>
      </w:r>
      <w:proofErr w:type="spellStart"/>
      <w:r>
        <w:t>reporte</w:t>
      </w:r>
      <w:proofErr w:type="spellEnd"/>
      <w:r>
        <w:t xml:space="preserve"> entre </w:t>
      </w:r>
      <w:proofErr w:type="spellStart"/>
      <w:r>
        <w:t>reporte</w:t>
      </w:r>
      <w:proofErr w:type="spellEnd"/>
      <w:r>
        <w:t xml:space="preserve"> </w:t>
      </w:r>
      <w:proofErr w:type="spellStart"/>
      <w:r>
        <w:t>dinamico</w:t>
      </w:r>
      <w:proofErr w:type="spellEnd"/>
      <w:r>
        <w:t xml:space="preserve"> </w:t>
      </w:r>
      <w:proofErr w:type="spellStart"/>
      <w:r>
        <w:t>en</w:t>
      </w:r>
      <w:proofErr w:type="spellEnd"/>
      <w:r>
        <w:t xml:space="preserve"> </w:t>
      </w:r>
      <w:proofErr w:type="spellStart"/>
      <w:r>
        <w:t>rmarkdown</w:t>
      </w:r>
      <w:proofErr w:type="spellEnd"/>
      <w:r>
        <w:t xml:space="preserve"> y </w:t>
      </w:r>
      <w:proofErr w:type="spellStart"/>
      <w:r>
        <w:t>niveles</w:t>
      </w:r>
      <w:proofErr w:type="spellEnd"/>
      <w:r>
        <w:t xml:space="preserve"> de </w:t>
      </w:r>
      <w:proofErr w:type="spellStart"/>
      <w:r>
        <w:t>interactividad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26FACA" w15:done="0"/>
  <w15:commentEx w15:paraId="1BDE0A24" w15:done="0"/>
  <w15:commentEx w15:paraId="6479C1A2" w15:done="0"/>
  <w15:commentEx w15:paraId="27BAFD25" w15:done="0"/>
  <w15:commentEx w15:paraId="23351981" w15:done="0"/>
  <w15:commentEx w15:paraId="0DA2B9D3" w15:done="0"/>
  <w15:commentEx w15:paraId="3CD2EBB7" w15:done="0"/>
  <w15:commentEx w15:paraId="325512A0" w15:done="0"/>
  <w15:commentEx w15:paraId="3EA5520D" w15:done="0"/>
  <w15:commentEx w15:paraId="1EE7E17C" w15:done="0"/>
  <w15:commentEx w15:paraId="3A24A3D2" w15:done="0"/>
  <w15:commentEx w15:paraId="1920EFA3" w15:done="0"/>
  <w15:commentEx w15:paraId="4AF8F71C" w15:done="0"/>
  <w15:commentEx w15:paraId="46A1F67E" w15:done="0"/>
  <w15:commentEx w15:paraId="1428DDEA" w15:done="0"/>
  <w15:commentEx w15:paraId="3ED2A085" w15:done="0"/>
  <w15:commentEx w15:paraId="4692D012" w15:done="0"/>
  <w15:commentEx w15:paraId="3A2D512F" w15:done="0"/>
  <w15:commentEx w15:paraId="7DA7604D" w15:done="0"/>
  <w15:commentEx w15:paraId="460A800F" w15:done="0"/>
  <w15:commentEx w15:paraId="7E1D8337" w15:done="0"/>
  <w15:commentEx w15:paraId="08289F6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26FACA" w16cid:durableId="27664AEF"/>
  <w16cid:commentId w16cid:paraId="1BDE0A24" w16cid:durableId="27665D65"/>
  <w16cid:commentId w16cid:paraId="6479C1A2" w16cid:durableId="27665F6A"/>
  <w16cid:commentId w16cid:paraId="27BAFD25" w16cid:durableId="27665F05"/>
  <w16cid:commentId w16cid:paraId="23351981" w16cid:durableId="2766602C"/>
  <w16cid:commentId w16cid:paraId="0DA2B9D3" w16cid:durableId="27666045"/>
  <w16cid:commentId w16cid:paraId="3CD2EBB7" w16cid:durableId="276665B7"/>
  <w16cid:commentId w16cid:paraId="325512A0" w16cid:durableId="27666701"/>
  <w16cid:commentId w16cid:paraId="3EA5520D" w16cid:durableId="27667D82"/>
  <w16cid:commentId w16cid:paraId="1EE7E17C" w16cid:durableId="27666819"/>
  <w16cid:commentId w16cid:paraId="3A24A3D2" w16cid:durableId="27667D25"/>
  <w16cid:commentId w16cid:paraId="1920EFA3" w16cid:durableId="27666862"/>
  <w16cid:commentId w16cid:paraId="4AF8F71C" w16cid:durableId="27666A12"/>
  <w16cid:commentId w16cid:paraId="46A1F67E" w16cid:durableId="27667E80"/>
  <w16cid:commentId w16cid:paraId="1428DDEA" w16cid:durableId="27666AB6"/>
  <w16cid:commentId w16cid:paraId="3ED2A085" w16cid:durableId="27666E7C"/>
  <w16cid:commentId w16cid:paraId="3A2D512F" w16cid:durableId="2766707D"/>
  <w16cid:commentId w16cid:paraId="7DA7604D" w16cid:durableId="27667BE0"/>
  <w16cid:commentId w16cid:paraId="460A800F" w16cid:durableId="27667A7D"/>
  <w16cid:commentId w16cid:paraId="7E1D8337" w16cid:durableId="27667AFF"/>
  <w16cid:commentId w16cid:paraId="08289F6D" w16cid:durableId="27667F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27EC4" w14:textId="77777777" w:rsidR="004A0A92" w:rsidRDefault="004A0A92">
      <w:r>
        <w:separator/>
      </w:r>
    </w:p>
  </w:endnote>
  <w:endnote w:type="continuationSeparator" w:id="0">
    <w:p w14:paraId="10469D34" w14:textId="77777777" w:rsidR="004A0A92" w:rsidRDefault="004A0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OpenSymbol">
    <w:panose1 w:val="05010000000000000000"/>
    <w:charset w:val="00"/>
    <w:family w:val="auto"/>
    <w:pitch w:val="variable"/>
    <w:sig w:usb0="800000AF" w:usb1="1001ECEA" w:usb2="00000000" w:usb3="00000000" w:csb0="8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oto Serif CJK SC">
    <w:charset w:val="00"/>
    <w:family w:val="auto"/>
    <w:pitch w:val="variable"/>
  </w:font>
  <w:font w:name="Noto Sans Devanagari">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Noto Sans CJK SC">
    <w:charset w:val="00"/>
    <w:family w:val="auto"/>
    <w:pitch w:val="variable"/>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Liberation Mono">
    <w:panose1 w:val="02070409020205020404"/>
    <w:charset w:val="00"/>
    <w:family w:val="modern"/>
    <w:pitch w:val="fixed"/>
    <w:sig w:usb0="E0000AFF" w:usb1="400078FF" w:usb2="00000001" w:usb3="00000000" w:csb0="000001BF" w:csb1="00000000"/>
  </w:font>
  <w:font w:name="Noto Sans Mono CJK SC">
    <w:charset w:val="00"/>
    <w:family w:val="modern"/>
    <w:pitch w:val="fixed"/>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erminus, DinaRemasterII, 'JetB">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BEDCA" w14:textId="77777777" w:rsidR="001D06A7" w:rsidRDefault="001D06A7">
    <w:pPr>
      <w:pStyle w:val="Piedepgina"/>
      <w:ind w:right="360"/>
      <w:jc w:val="center"/>
    </w:pPr>
    <w:r>
      <w:rPr>
        <w:noProof/>
      </w:rPr>
      <mc:AlternateContent>
        <mc:Choice Requires="wps">
          <w:drawing>
            <wp:anchor distT="0" distB="0" distL="114300" distR="114300" simplePos="0" relativeHeight="251659264" behindDoc="0" locked="0" layoutInCell="1" allowOverlap="1" wp14:anchorId="536D80D4" wp14:editId="2AF41651">
              <wp:simplePos x="0" y="0"/>
              <wp:positionH relativeFrom="margin">
                <wp:align>center</wp:align>
              </wp:positionH>
              <wp:positionV relativeFrom="paragraph">
                <wp:posOffset>731</wp:posOffset>
              </wp:positionV>
              <wp:extent cx="17647" cy="172821"/>
              <wp:effectExtent l="0" t="0" r="0" b="0"/>
              <wp:wrapSquare wrapText="bothSides"/>
              <wp:docPr id="1" name="Frame1"/>
              <wp:cNvGraphicFramePr/>
              <a:graphic xmlns:a="http://schemas.openxmlformats.org/drawingml/2006/main">
                <a:graphicData uri="http://schemas.microsoft.com/office/word/2010/wordprocessingShape">
                  <wps:wsp>
                    <wps:cNvSpPr txBox="1"/>
                    <wps:spPr>
                      <a:xfrm>
                        <a:off x="0" y="0"/>
                        <a:ext cx="17647" cy="172821"/>
                      </a:xfrm>
                      <a:prstGeom prst="rect">
                        <a:avLst/>
                      </a:prstGeom>
                      <a:solidFill>
                        <a:srgbClr val="FFFFFF">
                          <a:alpha val="0"/>
                        </a:srgbClr>
                      </a:solidFill>
                      <a:ln>
                        <a:noFill/>
                        <a:prstDash/>
                      </a:ln>
                    </wps:spPr>
                    <wps:txbx>
                      <w:txbxContent>
                        <w:p w14:paraId="632D0859" w14:textId="77777777" w:rsidR="001D06A7" w:rsidRDefault="001D06A7">
                          <w:pPr>
                            <w:pStyle w:val="Piedepgina"/>
                          </w:pPr>
                        </w:p>
                      </w:txbxContent>
                    </wps:txbx>
                    <wps:bodyPr wrap="none" lIns="0" tIns="0" rIns="0" bIns="0" compatLnSpc="0">
                      <a:noAutofit/>
                    </wps:bodyPr>
                  </wps:wsp>
                </a:graphicData>
              </a:graphic>
            </wp:anchor>
          </w:drawing>
        </mc:Choice>
        <mc:Fallback>
          <w:pict>
            <v:shapetype w14:anchorId="536D80D4" id="_x0000_t202" coordsize="21600,21600" o:spt="202" path="m,l,21600r21600,l21600,xe">
              <v:stroke joinstyle="miter"/>
              <v:path gradientshapeok="t" o:connecttype="rect"/>
            </v:shapetype>
            <v:shape id="Frame1" o:spid="_x0000_s1032" type="#_x0000_t202" style="position:absolute;left:0;text-align:left;margin-left:0;margin-top:.05pt;width:1.4pt;height:13.6pt;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" stroked="f">
              <v:fill opacity="0"/>
              <v:textbox inset="0,0,0,0">
                <w:txbxContent>
                  <w:p w14:paraId="632D0859" w14:textId="77777777" w:rsidR="001D06A7" w:rsidRDefault="001D06A7">
                    <w:pPr>
                      <w:pStyle w:val="Piedepgina"/>
                    </w:pPr>
                  </w:p>
                </w:txbxContent>
              </v:textbox>
              <w10:wrap type="square" anchorx="margin"/>
            </v:shape>
          </w:pict>
        </mc:Fallback>
      </mc:AlternateContent>
    </w:r>
    <w:r>
      <w:rPr>
        <w:noProof/>
      </w:rPr>
      <mc:AlternateContent>
        <mc:Choice Requires="wps">
          <w:drawing>
            <wp:anchor distT="0" distB="0" distL="114300" distR="114300" simplePos="0" relativeHeight="251660288" behindDoc="0" locked="0" layoutInCell="1" allowOverlap="1" wp14:anchorId="7108E65B" wp14:editId="7D7A3574">
              <wp:simplePos x="0" y="0"/>
              <wp:positionH relativeFrom="page">
                <wp:posOffset>6479987</wp:posOffset>
              </wp:positionH>
              <wp:positionV relativeFrom="paragraph">
                <wp:posOffset>731</wp:posOffset>
              </wp:positionV>
              <wp:extent cx="17647" cy="172821"/>
              <wp:effectExtent l="0" t="0" r="0" b="0"/>
              <wp:wrapSquare wrapText="bothSides"/>
              <wp:docPr id="2" name="Frame2"/>
              <wp:cNvGraphicFramePr/>
              <a:graphic xmlns:a="http://schemas.openxmlformats.org/drawingml/2006/main">
                <a:graphicData uri="http://schemas.microsoft.com/office/word/2010/wordprocessingShape">
                  <wps:wsp>
                    <wps:cNvSpPr txBox="1"/>
                    <wps:spPr>
                      <a:xfrm>
                        <a:off x="0" y="0"/>
                        <a:ext cx="17647" cy="172821"/>
                      </a:xfrm>
                      <a:prstGeom prst="rect">
                        <a:avLst/>
                      </a:prstGeom>
                      <a:solidFill>
                        <a:srgbClr val="FFFFFF">
                          <a:alpha val="0"/>
                        </a:srgbClr>
                      </a:solidFill>
                      <a:ln>
                        <a:noFill/>
                        <a:prstDash/>
                      </a:ln>
                    </wps:spPr>
                    <wps:txbx>
                      <w:txbxContent>
                        <w:p w14:paraId="6C9DFA48" w14:textId="77777777" w:rsidR="001D06A7" w:rsidRDefault="001D06A7">
                          <w:pPr>
                            <w:pStyle w:val="Piedepgina"/>
                          </w:pPr>
                        </w:p>
                      </w:txbxContent>
                    </wps:txbx>
                    <wps:bodyPr wrap="none" lIns="0" tIns="0" rIns="0" bIns="0" compatLnSpc="0">
                      <a:noAutofit/>
                    </wps:bodyPr>
                  </wps:wsp>
                </a:graphicData>
              </a:graphic>
            </wp:anchor>
          </w:drawing>
        </mc:Choice>
        <mc:Fallback>
          <w:pict>
            <v:shape w14:anchorId="7108E65B" id="Frame2" o:spid="_x0000_s1033" type="#_x0000_t202" style="position:absolute;left:0;text-align:left;margin-left:510.25pt;margin-top:.05pt;width:1.4pt;height:13.6pt;z-index:25166028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" stroked="f">
              <v:fill opacity="0"/>
              <v:textbox inset="0,0,0,0">
                <w:txbxContent>
                  <w:p w14:paraId="6C9DFA48" w14:textId="77777777" w:rsidR="001D06A7" w:rsidRDefault="001D06A7">
                    <w:pPr>
                      <w:pStyle w:val="Piedepgina"/>
                    </w:pPr>
                  </w:p>
                </w:txbxContent>
              </v:textbox>
              <w10:wrap type="square" anchorx="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4114E" w14:textId="77777777" w:rsidR="001D06A7" w:rsidRDefault="001D06A7">
    <w:pPr>
      <w:pStyle w:val="Piedepgina"/>
      <w:ind w:right="360"/>
      <w:jc w:val="center"/>
    </w:pPr>
    <w:r>
      <w:rPr>
        <w:noProof/>
      </w:rPr>
      <mc:AlternateContent>
        <mc:Choice Requires="wps">
          <w:drawing>
            <wp:anchor distT="0" distB="0" distL="114300" distR="114300" simplePos="0" relativeHeight="251662336" behindDoc="0" locked="0" layoutInCell="1" allowOverlap="1" wp14:anchorId="5461A1D8" wp14:editId="408ABB4D">
              <wp:simplePos x="0" y="0"/>
              <wp:positionH relativeFrom="page">
                <wp:posOffset>0</wp:posOffset>
              </wp:positionH>
              <wp:positionV relativeFrom="paragraph">
                <wp:posOffset>731</wp:posOffset>
              </wp:positionV>
              <wp:extent cx="14721" cy="172821"/>
              <wp:effectExtent l="0" t="0" r="0" b="0"/>
              <wp:wrapSquare wrapText="bothSides"/>
              <wp:docPr id="4" name="Frame3"/>
              <wp:cNvGraphicFramePr/>
              <a:graphic xmlns:a="http://schemas.openxmlformats.org/drawingml/2006/main">
                <a:graphicData uri="http://schemas.microsoft.com/office/word/2010/wordprocessingShape">
                  <wps:wsp>
                    <wps:cNvSpPr txBox="1"/>
                    <wps:spPr>
                      <a:xfrm>
                        <a:off x="0" y="0"/>
                        <a:ext cx="14721" cy="172821"/>
                      </a:xfrm>
                      <a:prstGeom prst="rect">
                        <a:avLst/>
                      </a:prstGeom>
                      <a:solidFill>
                        <a:srgbClr val="FFFFFF">
                          <a:alpha val="0"/>
                        </a:srgbClr>
                      </a:solidFill>
                      <a:ln>
                        <a:noFill/>
                        <a:prstDash/>
                      </a:ln>
                    </wps:spPr>
                    <wps:txbx>
                      <w:txbxContent>
                        <w:p w14:paraId="698FF02A" w14:textId="77777777" w:rsidR="001D06A7" w:rsidRDefault="001D06A7">
                          <w:pPr>
                            <w:pStyle w:val="Piedepgina"/>
                          </w:pPr>
                        </w:p>
                      </w:txbxContent>
                    </wps:txbx>
                    <wps:bodyPr wrap="none" lIns="0" tIns="0" rIns="0" bIns="0" compatLnSpc="0">
                      <a:noAutofit/>
                    </wps:bodyPr>
                  </wps:wsp>
                </a:graphicData>
              </a:graphic>
            </wp:anchor>
          </w:drawing>
        </mc:Choice>
        <mc:Fallback>
          <w:pict>
            <v:shapetype w14:anchorId="5461A1D8" id="_x0000_t202" coordsize="21600,21600" o:spt="202" path="m,l,21600r21600,l21600,xe">
              <v:stroke joinstyle="miter"/>
              <v:path gradientshapeok="t" o:connecttype="rect"/>
            </v:shapetype>
            <v:shape id="Frame3" o:spid="_x0000_s1034" type="#_x0000_t202" style="position:absolute;left:0;text-align:left;margin-left:0;margin-top:.05pt;width:1.15pt;height:13.6pt;z-index:25166233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" stroked="f">
              <v:fill opacity="0"/>
              <v:textbox inset="0,0,0,0">
                <w:txbxContent>
                  <w:p w14:paraId="698FF02A" w14:textId="77777777" w:rsidR="001D06A7" w:rsidRDefault="001D06A7">
                    <w:pPr>
                      <w:pStyle w:val="Piedepgina"/>
                    </w:pPr>
                  </w:p>
                </w:txbxContent>
              </v:textbox>
              <w10:wrap type="square" anchorx="page"/>
            </v:shape>
          </w:pict>
        </mc:Fallback>
      </mc:AlternateContent>
    </w:r>
    <w:r>
      <w:rPr>
        <w:noProof/>
      </w:rPr>
      <mc:AlternateContent>
        <mc:Choice Requires="wps">
          <w:drawing>
            <wp:anchor distT="0" distB="0" distL="114300" distR="114300" simplePos="0" relativeHeight="251663360" behindDoc="0" locked="0" layoutInCell="1" allowOverlap="1" wp14:anchorId="25405F07" wp14:editId="318A5228">
              <wp:simplePos x="0" y="0"/>
              <wp:positionH relativeFrom="page">
                <wp:posOffset>6479987</wp:posOffset>
              </wp:positionH>
              <wp:positionV relativeFrom="paragraph">
                <wp:posOffset>731</wp:posOffset>
              </wp:positionV>
              <wp:extent cx="14721" cy="172821"/>
              <wp:effectExtent l="0" t="0" r="0" b="0"/>
              <wp:wrapSquare wrapText="bothSides"/>
              <wp:docPr id="5" name="Frame4"/>
              <wp:cNvGraphicFramePr/>
              <a:graphic xmlns:a="http://schemas.openxmlformats.org/drawingml/2006/main">
                <a:graphicData uri="http://schemas.microsoft.com/office/word/2010/wordprocessingShape">
                  <wps:wsp>
                    <wps:cNvSpPr txBox="1"/>
                    <wps:spPr>
                      <a:xfrm>
                        <a:off x="0" y="0"/>
                        <a:ext cx="14721" cy="172821"/>
                      </a:xfrm>
                      <a:prstGeom prst="rect">
                        <a:avLst/>
                      </a:prstGeom>
                      <a:solidFill>
                        <a:srgbClr val="FFFFFF">
                          <a:alpha val="0"/>
                        </a:srgbClr>
                      </a:solidFill>
                      <a:ln>
                        <a:noFill/>
                        <a:prstDash/>
                      </a:ln>
                    </wps:spPr>
                    <wps:txbx>
                      <w:txbxContent>
                        <w:p w14:paraId="031A5F31" w14:textId="77777777" w:rsidR="001D06A7" w:rsidRDefault="001D06A7">
                          <w:pPr>
                            <w:pStyle w:val="Piedepgina"/>
                          </w:pPr>
                        </w:p>
                      </w:txbxContent>
                    </wps:txbx>
                    <wps:bodyPr wrap="none" lIns="0" tIns="0" rIns="0" bIns="0" compatLnSpc="0">
                      <a:noAutofit/>
                    </wps:bodyPr>
                  </wps:wsp>
                </a:graphicData>
              </a:graphic>
            </wp:anchor>
          </w:drawing>
        </mc:Choice>
        <mc:Fallback>
          <w:pict>
            <v:shape w14:anchorId="25405F07" id="Frame4" o:spid="_x0000_s1035" type="#_x0000_t202" style="position:absolute;left:0;text-align:left;margin-left:510.25pt;margin-top:.05pt;width:1.15pt;height:13.6pt;z-index:25166336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" stroked="f">
              <v:fill opacity="0"/>
              <v:textbox inset="0,0,0,0">
                <w:txbxContent>
                  <w:p w14:paraId="031A5F31" w14:textId="77777777" w:rsidR="001D06A7" w:rsidRDefault="001D06A7">
                    <w:pPr>
                      <w:pStyle w:val="Piedepgina"/>
                    </w:pPr>
                  </w:p>
                </w:txbxContent>
              </v:textbox>
              <w10:wrap type="square"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A3582" w14:textId="77777777" w:rsidR="001D06A7" w:rsidRDefault="001D06A7">
    <w:pPr>
      <w:pStyle w:val="Piedepgina"/>
      <w:ind w:right="360"/>
      <w:jc w:val="center"/>
    </w:pPr>
    <w:r>
      <w:rPr>
        <w:noProof/>
      </w:rPr>
      <mc:AlternateContent>
        <mc:Choice Requires="wps">
          <w:drawing>
            <wp:anchor distT="0" distB="0" distL="114300" distR="114300" simplePos="0" relativeHeight="251668480" behindDoc="0" locked="0" layoutInCell="1" allowOverlap="1" wp14:anchorId="6592BBA8" wp14:editId="4935F977">
              <wp:simplePos x="0" y="0"/>
              <wp:positionH relativeFrom="margin">
                <wp:align>center</wp:align>
              </wp:positionH>
              <wp:positionV relativeFrom="paragraph">
                <wp:posOffset>731</wp:posOffset>
              </wp:positionV>
              <wp:extent cx="15087" cy="173918"/>
              <wp:effectExtent l="0" t="0" r="0" b="0"/>
              <wp:wrapSquare wrapText="bothSides"/>
              <wp:docPr id="8" name="Frame6"/>
              <wp:cNvGraphicFramePr/>
              <a:graphic xmlns:a="http://schemas.openxmlformats.org/drawingml/2006/main">
                <a:graphicData uri="http://schemas.microsoft.com/office/word/2010/wordprocessingShape">
                  <wps:wsp>
                    <wps:cNvSpPr txBox="1"/>
                    <wps:spPr>
                      <a:xfrm>
                        <a:off x="0" y="0"/>
                        <a:ext cx="15087" cy="173918"/>
                      </a:xfrm>
                      <a:prstGeom prst="rect">
                        <a:avLst/>
                      </a:prstGeom>
                      <a:solidFill>
                        <a:srgbClr val="FFFFFF">
                          <a:alpha val="0"/>
                        </a:srgbClr>
                      </a:solidFill>
                      <a:ln>
                        <a:noFill/>
                        <a:prstDash/>
                      </a:ln>
                    </wps:spPr>
                    <wps:txbx>
                      <w:txbxContent>
                        <w:p w14:paraId="33C4EC60" w14:textId="77777777" w:rsidR="001D06A7" w:rsidRDefault="001D06A7">
                          <w:pPr>
                            <w:pStyle w:val="Piedepgina"/>
                          </w:pPr>
                        </w:p>
                      </w:txbxContent>
                    </wps:txbx>
                    <wps:bodyPr wrap="none" lIns="0" tIns="0" rIns="0" bIns="0" compatLnSpc="0">
                      <a:noAutofit/>
                    </wps:bodyPr>
                  </wps:wsp>
                </a:graphicData>
              </a:graphic>
            </wp:anchor>
          </w:drawing>
        </mc:Choice>
        <mc:Fallback>
          <w:pict>
            <v:shapetype w14:anchorId="6592BBA8" id="_x0000_t202" coordsize="21600,21600" o:spt="202" path="m,l,21600r21600,l21600,xe">
              <v:stroke joinstyle="miter"/>
              <v:path gradientshapeok="t" o:connecttype="rect"/>
            </v:shapetype>
            <v:shape id="Frame6" o:spid="_x0000_s1036" type="#_x0000_t202" style="position:absolute;left:0;text-align:left;margin-left:0;margin-top:.05pt;width:1.2pt;height:13.7pt;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" stroked="f">
              <v:fill opacity="0"/>
              <v:textbox inset="0,0,0,0">
                <w:txbxContent>
                  <w:p w14:paraId="33C4EC60" w14:textId="77777777" w:rsidR="001D06A7" w:rsidRDefault="001D06A7">
                    <w:pPr>
                      <w:pStyle w:val="Piedepgina"/>
                    </w:pP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6B0377A" wp14:editId="214D16B8">
              <wp:simplePos x="0" y="0"/>
              <wp:positionH relativeFrom="page">
                <wp:posOffset>6479987</wp:posOffset>
              </wp:positionH>
              <wp:positionV relativeFrom="paragraph">
                <wp:posOffset>731</wp:posOffset>
              </wp:positionV>
              <wp:extent cx="15087" cy="173918"/>
              <wp:effectExtent l="0" t="0" r="0" b="0"/>
              <wp:wrapSquare wrapText="bothSides"/>
              <wp:docPr id="9" name="Frame7"/>
              <wp:cNvGraphicFramePr/>
              <a:graphic xmlns:a="http://schemas.openxmlformats.org/drawingml/2006/main">
                <a:graphicData uri="http://schemas.microsoft.com/office/word/2010/wordprocessingShape">
                  <wps:wsp>
                    <wps:cNvSpPr txBox="1"/>
                    <wps:spPr>
                      <a:xfrm>
                        <a:off x="0" y="0"/>
                        <a:ext cx="15087" cy="173918"/>
                      </a:xfrm>
                      <a:prstGeom prst="rect">
                        <a:avLst/>
                      </a:prstGeom>
                      <a:solidFill>
                        <a:srgbClr val="FFFFFF">
                          <a:alpha val="0"/>
                        </a:srgbClr>
                      </a:solidFill>
                      <a:ln>
                        <a:noFill/>
                        <a:prstDash/>
                      </a:ln>
                    </wps:spPr>
                    <wps:txbx>
                      <w:txbxContent>
                        <w:p w14:paraId="1702C1DE" w14:textId="77777777" w:rsidR="001D06A7" w:rsidRDefault="001D06A7">
                          <w:pPr>
                            <w:pStyle w:val="Piedepgina"/>
                          </w:pPr>
                        </w:p>
                      </w:txbxContent>
                    </wps:txbx>
                    <wps:bodyPr wrap="none" lIns="0" tIns="0" rIns="0" bIns="0" compatLnSpc="0">
                      <a:noAutofit/>
                    </wps:bodyPr>
                  </wps:wsp>
                </a:graphicData>
              </a:graphic>
            </wp:anchor>
          </w:drawing>
        </mc:Choice>
        <mc:Fallback>
          <w:pict>
            <v:shape w14:anchorId="36B0377A" id="Frame7" o:spid="_x0000_s1037" type="#_x0000_t202" style="position:absolute;left:0;text-align:left;margin-left:510.25pt;margin-top:.05pt;width:1.2pt;height:13.7pt;z-index:25166745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" stroked="f">
              <v:fill opacity="0"/>
              <v:textbox inset="0,0,0,0">
                <w:txbxContent>
                  <w:p w14:paraId="1702C1DE" w14:textId="77777777" w:rsidR="001D06A7" w:rsidRDefault="001D06A7">
                    <w:pPr>
                      <w:pStyle w:val="Piedepgina"/>
                    </w:pPr>
                  </w:p>
                </w:txbxContent>
              </v:textbox>
              <w10:wrap type="square" anchorx="page"/>
            </v:shape>
          </w:pict>
        </mc:Fallback>
      </mc:AlternateContent>
    </w:r>
    <w:r>
      <w:fldChar w:fldCharType="begin"/>
    </w:r>
    <w:r>
      <w:instrText xml:space="preserve"> PAGE </w:instrText>
    </w:r>
    <w:r>
      <w:fldChar w:fldCharType="separate"/>
    </w:r>
    <w:r>
      <w:t>v</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758E3" w14:textId="77777777" w:rsidR="001D06A7" w:rsidRDefault="001D06A7">
    <w:pPr>
      <w:pStyle w:val="Piedepgina"/>
      <w:ind w:right="360"/>
      <w:jc w:val="center"/>
    </w:pPr>
    <w:r>
      <w:rPr>
        <w:noProof/>
      </w:rPr>
      <mc:AlternateContent>
        <mc:Choice Requires="wps">
          <w:drawing>
            <wp:anchor distT="0" distB="0" distL="114300" distR="114300" simplePos="0" relativeHeight="251671552" behindDoc="0" locked="0" layoutInCell="1" allowOverlap="1" wp14:anchorId="256D4AB1" wp14:editId="6CD72477">
              <wp:simplePos x="0" y="0"/>
              <wp:positionH relativeFrom="margin">
                <wp:align>center</wp:align>
              </wp:positionH>
              <wp:positionV relativeFrom="paragraph">
                <wp:posOffset>731</wp:posOffset>
              </wp:positionV>
              <wp:extent cx="17647" cy="172821"/>
              <wp:effectExtent l="0" t="0" r="0" b="0"/>
              <wp:wrapSquare wrapText="bothSides"/>
              <wp:docPr id="11" name="Frame8"/>
              <wp:cNvGraphicFramePr/>
              <a:graphic xmlns:a="http://schemas.openxmlformats.org/drawingml/2006/main">
                <a:graphicData uri="http://schemas.microsoft.com/office/word/2010/wordprocessingShape">
                  <wps:wsp>
                    <wps:cNvSpPr txBox="1"/>
                    <wps:spPr>
                      <a:xfrm>
                        <a:off x="0" y="0"/>
                        <a:ext cx="17647" cy="172821"/>
                      </a:xfrm>
                      <a:prstGeom prst="rect">
                        <a:avLst/>
                      </a:prstGeom>
                      <a:solidFill>
                        <a:srgbClr val="FFFFFF">
                          <a:alpha val="0"/>
                        </a:srgbClr>
                      </a:solidFill>
                      <a:ln>
                        <a:noFill/>
                        <a:prstDash/>
                      </a:ln>
                    </wps:spPr>
                    <wps:txbx>
                      <w:txbxContent>
                        <w:p w14:paraId="67F02AA3" w14:textId="77777777" w:rsidR="001D06A7" w:rsidRDefault="001D06A7">
                          <w:pPr>
                            <w:pStyle w:val="Piedepgina"/>
                          </w:pPr>
                        </w:p>
                      </w:txbxContent>
                    </wps:txbx>
                    <wps:bodyPr wrap="none" lIns="0" tIns="0" rIns="0" bIns="0" compatLnSpc="0">
                      <a:noAutofit/>
                    </wps:bodyPr>
                  </wps:wsp>
                </a:graphicData>
              </a:graphic>
            </wp:anchor>
          </w:drawing>
        </mc:Choice>
        <mc:Fallback>
          <w:pict>
            <v:shapetype w14:anchorId="256D4AB1" id="_x0000_t202" coordsize="21600,21600" o:spt="202" path="m,l,21600r21600,l21600,xe">
              <v:stroke joinstyle="miter"/>
              <v:path gradientshapeok="t" o:connecttype="rect"/>
            </v:shapetype>
            <v:shape id="Frame8" o:spid="_x0000_s1038" type="#_x0000_t202" style="position:absolute;left:0;text-align:left;margin-left:0;margin-top:.05pt;width:1.4pt;height:13.6pt;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" stroked="f">
              <v:fill opacity="0"/>
              <v:textbox inset="0,0,0,0">
                <w:txbxContent>
                  <w:p w14:paraId="67F02AA3" w14:textId="77777777" w:rsidR="001D06A7" w:rsidRDefault="001D06A7">
                    <w:pPr>
                      <w:pStyle w:val="Piedepgina"/>
                    </w:pP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149EE3F7" wp14:editId="2E9C4297">
              <wp:simplePos x="0" y="0"/>
              <wp:positionH relativeFrom="page">
                <wp:posOffset>6479987</wp:posOffset>
              </wp:positionH>
              <wp:positionV relativeFrom="paragraph">
                <wp:posOffset>731</wp:posOffset>
              </wp:positionV>
              <wp:extent cx="17647" cy="172821"/>
              <wp:effectExtent l="0" t="0" r="0" b="0"/>
              <wp:wrapSquare wrapText="bothSides"/>
              <wp:docPr id="12" name="Frame9"/>
              <wp:cNvGraphicFramePr/>
              <a:graphic xmlns:a="http://schemas.openxmlformats.org/drawingml/2006/main">
                <a:graphicData uri="http://schemas.microsoft.com/office/word/2010/wordprocessingShape">
                  <wps:wsp>
                    <wps:cNvSpPr txBox="1"/>
                    <wps:spPr>
                      <a:xfrm>
                        <a:off x="0" y="0"/>
                        <a:ext cx="17647" cy="172821"/>
                      </a:xfrm>
                      <a:prstGeom prst="rect">
                        <a:avLst/>
                      </a:prstGeom>
                      <a:solidFill>
                        <a:srgbClr val="FFFFFF">
                          <a:alpha val="0"/>
                        </a:srgbClr>
                      </a:solidFill>
                      <a:ln>
                        <a:noFill/>
                        <a:prstDash/>
                      </a:ln>
                    </wps:spPr>
                    <wps:txbx>
                      <w:txbxContent>
                        <w:p w14:paraId="4482440C" w14:textId="77777777" w:rsidR="001D06A7" w:rsidRDefault="001D06A7">
                          <w:pPr>
                            <w:pStyle w:val="Piedepgina"/>
                          </w:pPr>
                        </w:p>
                      </w:txbxContent>
                    </wps:txbx>
                    <wps:bodyPr wrap="none" lIns="0" tIns="0" rIns="0" bIns="0" compatLnSpc="0">
                      <a:noAutofit/>
                    </wps:bodyPr>
                  </wps:wsp>
                </a:graphicData>
              </a:graphic>
            </wp:anchor>
          </w:drawing>
        </mc:Choice>
        <mc:Fallback>
          <w:pict>
            <v:shape w14:anchorId="149EE3F7" id="Frame9" o:spid="_x0000_s1039" type="#_x0000_t202" style="position:absolute;left:0;text-align:left;margin-left:510.25pt;margin-top:.05pt;width:1.4pt;height:13.6pt;z-index:251670528;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" stroked="f">
              <v:fill opacity="0"/>
              <v:textbox inset="0,0,0,0">
                <w:txbxContent>
                  <w:p w14:paraId="4482440C" w14:textId="77777777" w:rsidR="001D06A7" w:rsidRDefault="001D06A7">
                    <w:pPr>
                      <w:pStyle w:val="Piedepgina"/>
                    </w:pPr>
                  </w:p>
                </w:txbxContent>
              </v:textbox>
              <w10:wrap type="square" anchorx="page"/>
            </v:shape>
          </w:pict>
        </mc:Fallback>
      </mc:AlternateContent>
    </w:r>
    <w:r>
      <w:fldChar w:fldCharType="begin"/>
    </w:r>
    <w:r>
      <w:instrText xml:space="preserve"> PAGE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860C40" w14:textId="77777777" w:rsidR="004A0A92" w:rsidRDefault="004A0A92">
      <w:r>
        <w:rPr>
          <w:color w:val="000000"/>
        </w:rPr>
        <w:separator/>
      </w:r>
    </w:p>
  </w:footnote>
  <w:footnote w:type="continuationSeparator" w:id="0">
    <w:p w14:paraId="4BBFA109" w14:textId="77777777" w:rsidR="004A0A92" w:rsidRDefault="004A0A92">
      <w:r>
        <w:continuationSeparator/>
      </w:r>
    </w:p>
  </w:footnote>
  <w:footnote w:id="1">
    <w:p w14:paraId="3BB355C0" w14:textId="77777777" w:rsidR="001D06A7" w:rsidRDefault="001D06A7">
      <w:pPr>
        <w:pStyle w:val="Footnote"/>
      </w:pPr>
      <w:r>
        <w:rPr>
          <w:rStyle w:val="Refdenotaalpie"/>
        </w:rPr>
        <w:footnoteRef/>
      </w:r>
      <w:r>
        <w:t xml:space="preserve">At </w:t>
      </w:r>
      <w:proofErr w:type="spellStart"/>
      <w:r>
        <w:t>the</w:t>
      </w:r>
      <w:proofErr w:type="spellEnd"/>
      <w:r>
        <w:t xml:space="preserve"> moment of </w:t>
      </w:r>
      <w:proofErr w:type="spellStart"/>
      <w:r>
        <w:t>writing</w:t>
      </w:r>
      <w:proofErr w:type="spellEnd"/>
      <w:r>
        <w:t xml:space="preserve"> </w:t>
      </w:r>
      <w:proofErr w:type="spellStart"/>
      <w:r>
        <w:t>this</w:t>
      </w:r>
      <w:proofErr w:type="spellEnd"/>
      <w:r>
        <w:t xml:space="preserve"> document </w:t>
      </w:r>
      <w:proofErr w:type="spellStart"/>
      <w:r>
        <w:t>the</w:t>
      </w:r>
      <w:proofErr w:type="spellEnd"/>
      <w:r>
        <w:t xml:space="preserve"> </w:t>
      </w:r>
      <w:proofErr w:type="spellStart"/>
      <w:r>
        <w:t>terms</w:t>
      </w:r>
      <w:proofErr w:type="spellEnd"/>
      <w:r>
        <w:t xml:space="preserve"> «</w:t>
      </w:r>
      <w:proofErr w:type="spellStart"/>
      <w:r>
        <w:t>pipelines</w:t>
      </w:r>
      <w:proofErr w:type="spellEnd"/>
      <w:r>
        <w:t xml:space="preserve">» </w:t>
      </w:r>
      <w:proofErr w:type="spellStart"/>
      <w:r>
        <w:t>and</w:t>
      </w:r>
      <w:proofErr w:type="spellEnd"/>
      <w:r>
        <w:t xml:space="preserve"> «</w:t>
      </w:r>
      <w:proofErr w:type="spellStart"/>
      <w:r>
        <w:t>workflow</w:t>
      </w:r>
      <w:proofErr w:type="spellEnd"/>
      <w:r>
        <w:t xml:space="preserve"> managers» is </w:t>
      </w:r>
      <w:proofErr w:type="spellStart"/>
      <w:r>
        <w:t>difficult</w:t>
      </w:r>
      <w:proofErr w:type="spellEnd"/>
      <w:r>
        <w:t xml:space="preserve"> to </w:t>
      </w:r>
      <w:proofErr w:type="spellStart"/>
      <w:r>
        <w:t>disambiguate</w:t>
      </w:r>
      <w:proofErr w:type="spellEnd"/>
      <w:r>
        <w:t xml:space="preserve">. For </w:t>
      </w:r>
      <w:proofErr w:type="spellStart"/>
      <w:r>
        <w:t>example</w:t>
      </w:r>
      <w:proofErr w:type="spellEnd"/>
      <w:r>
        <w:t xml:space="preserve">, </w:t>
      </w:r>
      <w:proofErr w:type="spellStart"/>
      <w:r>
        <w:t>targets</w:t>
      </w:r>
      <w:proofErr w:type="spellEnd"/>
      <w:r>
        <w:t xml:space="preserve"> is </w:t>
      </w:r>
      <w:proofErr w:type="spellStart"/>
      <w:r>
        <w:t>described</w:t>
      </w:r>
      <w:proofErr w:type="spellEnd"/>
      <w:r>
        <w:t xml:space="preserve"> as a «</w:t>
      </w:r>
      <w:proofErr w:type="spellStart"/>
      <w:r>
        <w:t>pipeline-tool</w:t>
      </w:r>
      <w:proofErr w:type="spellEnd"/>
      <w:r>
        <w:t xml:space="preserve">» </w:t>
      </w:r>
      <w:proofErr w:type="spellStart"/>
      <w:r>
        <w:t>while</w:t>
      </w:r>
      <w:proofErr w:type="spellEnd"/>
      <w:r>
        <w:t xml:space="preserve"> </w:t>
      </w:r>
      <w:proofErr w:type="spellStart"/>
      <w:r>
        <w:t>Scipipe</w:t>
      </w:r>
      <w:proofErr w:type="spellEnd"/>
      <w:r>
        <w:t xml:space="preserve"> is </w:t>
      </w:r>
      <w:proofErr w:type="spellStart"/>
      <w:r>
        <w:t>used</w:t>
      </w:r>
      <w:proofErr w:type="spellEnd"/>
      <w:r>
        <w:t xml:space="preserve"> for «</w:t>
      </w:r>
      <w:proofErr w:type="spellStart"/>
      <w:r>
        <w:t>Scientific</w:t>
      </w:r>
      <w:proofErr w:type="spellEnd"/>
      <w:r>
        <w:t xml:space="preserve"> </w:t>
      </w:r>
      <w:proofErr w:type="spellStart"/>
      <w:r>
        <w:t>workflows</w:t>
      </w:r>
      <w:proofErr w:type="spellEnd"/>
      <w:r>
        <w:t xml:space="preserve">, </w:t>
      </w:r>
      <w:proofErr w:type="spellStart"/>
      <w:r>
        <w:t>sometimes</w:t>
      </w:r>
      <w:proofErr w:type="spellEnd"/>
      <w:r>
        <w:t xml:space="preserve"> </w:t>
      </w:r>
      <w:proofErr w:type="spellStart"/>
      <w:r>
        <w:t>also</w:t>
      </w:r>
      <w:proofErr w:type="spellEnd"/>
      <w:r>
        <w:t xml:space="preserve"> </w:t>
      </w:r>
      <w:proofErr w:type="spellStart"/>
      <w:r>
        <w:t>called</w:t>
      </w:r>
      <w:proofErr w:type="spellEnd"/>
      <w:r>
        <w:t xml:space="preserve"> "</w:t>
      </w:r>
      <w:proofErr w:type="spellStart"/>
      <w:r>
        <w:t>pipelines</w:t>
      </w:r>
      <w:proofErr w:type="spellEnd"/>
      <w:r>
        <w:t xml:space="preserve">"». </w:t>
      </w:r>
      <w:proofErr w:type="spellStart"/>
      <w:r>
        <w:t>The</w:t>
      </w:r>
      <w:proofErr w:type="spellEnd"/>
      <w:r>
        <w:t xml:space="preserve"> </w:t>
      </w:r>
      <w:proofErr w:type="spellStart"/>
      <w:r>
        <w:t>definition</w:t>
      </w:r>
      <w:proofErr w:type="spellEnd"/>
      <w:r>
        <w:t xml:space="preserve"> </w:t>
      </w:r>
      <w:proofErr w:type="spellStart"/>
      <w:r>
        <w:t>used</w:t>
      </w:r>
      <w:proofErr w:type="spellEnd"/>
      <w:r>
        <w:t xml:space="preserve"> in </w:t>
      </w:r>
      <w:proofErr w:type="spellStart"/>
      <w:r>
        <w:t>Wratten</w:t>
      </w:r>
      <w:proofErr w:type="spellEnd"/>
      <w:r>
        <w:t xml:space="preserve"> et al. (2021) </w:t>
      </w:r>
      <w:proofErr w:type="spellStart"/>
      <w:r>
        <w:t>will</w:t>
      </w:r>
      <w:proofErr w:type="spellEnd"/>
      <w:r>
        <w:t xml:space="preserve"> be </w:t>
      </w:r>
      <w:proofErr w:type="spellStart"/>
      <w:r>
        <w:t>used</w:t>
      </w:r>
      <w:proofErr w:type="spellEnd"/>
      <w:r>
        <w:t xml:space="preserve"> in </w:t>
      </w:r>
      <w:proofErr w:type="spellStart"/>
      <w:r>
        <w:t>this</w:t>
      </w:r>
      <w:proofErr w:type="spellEnd"/>
      <w:r>
        <w:t xml:space="preserve"> document: «</w:t>
      </w:r>
      <w:proofErr w:type="spellStart"/>
      <w:r>
        <w:t>Workflow</w:t>
      </w:r>
      <w:proofErr w:type="spellEnd"/>
      <w:r>
        <w:t xml:space="preserve"> managers [...] </w:t>
      </w:r>
      <w:proofErr w:type="spellStart"/>
      <w:r>
        <w:t>simplify</w:t>
      </w:r>
      <w:proofErr w:type="spellEnd"/>
      <w:r>
        <w:t xml:space="preserve"> </w:t>
      </w:r>
      <w:proofErr w:type="spellStart"/>
      <w:r>
        <w:t>pipeline</w:t>
      </w:r>
      <w:proofErr w:type="spellEnd"/>
      <w:r>
        <w:t xml:space="preserve"> </w:t>
      </w:r>
      <w:proofErr w:type="spellStart"/>
      <w:r>
        <w:t>development</w:t>
      </w:r>
      <w:proofErr w:type="spellEnd"/>
      <w:r>
        <w:t xml:space="preserve"> [...]». </w:t>
      </w:r>
      <w:proofErr w:type="spellStart"/>
      <w:r>
        <w:t>Therefore</w:t>
      </w:r>
      <w:proofErr w:type="spellEnd"/>
      <w:r>
        <w:t xml:space="preserve">, </w:t>
      </w:r>
      <w:proofErr w:type="spellStart"/>
      <w:r>
        <w:t>targets</w:t>
      </w:r>
      <w:proofErr w:type="spellEnd"/>
      <w:r>
        <w:t xml:space="preserve"> </w:t>
      </w:r>
      <w:proofErr w:type="spellStart"/>
      <w:r>
        <w:t>will</w:t>
      </w:r>
      <w:proofErr w:type="spellEnd"/>
      <w:r>
        <w:t xml:space="preserve"> be </w:t>
      </w:r>
      <w:proofErr w:type="spellStart"/>
      <w:r>
        <w:t>considered</w:t>
      </w:r>
      <w:proofErr w:type="spellEnd"/>
      <w:r>
        <w:t xml:space="preserve"> a </w:t>
      </w:r>
      <w:proofErr w:type="spellStart"/>
      <w:r>
        <w:t>Workflow</w:t>
      </w:r>
      <w:proofErr w:type="spellEnd"/>
      <w:r>
        <w:t xml:space="preserve"> manager </w:t>
      </w:r>
      <w:proofErr w:type="spellStart"/>
      <w:r>
        <w:t>and</w:t>
      </w:r>
      <w:proofErr w:type="spellEnd"/>
      <w:r>
        <w:t xml:space="preserve"> </w:t>
      </w:r>
      <w:proofErr w:type="spellStart"/>
      <w:r>
        <w:t>the</w:t>
      </w:r>
      <w:proofErr w:type="spellEnd"/>
      <w:r>
        <w:t xml:space="preserve"> </w:t>
      </w:r>
      <w:proofErr w:type="spellStart"/>
      <w:r>
        <w:t>product</w:t>
      </w:r>
      <w:proofErr w:type="spellEnd"/>
      <w:r>
        <w:t xml:space="preserve"> </w:t>
      </w:r>
      <w:proofErr w:type="spellStart"/>
      <w:r>
        <w:t>an</w:t>
      </w:r>
      <w:proofErr w:type="spellEnd"/>
      <w:r>
        <w:t xml:space="preserve"> </w:t>
      </w:r>
      <w:proofErr w:type="spellStart"/>
      <w:r>
        <w:t>analysis</w:t>
      </w:r>
      <w:proofErr w:type="spellEnd"/>
      <w:r>
        <w:t xml:space="preserve"> </w:t>
      </w:r>
      <w:proofErr w:type="spellStart"/>
      <w:r>
        <w:t>pipeline</w:t>
      </w:r>
      <w:proofErr w:type="spellEnd"/>
      <w:r>
        <w:t>.</w:t>
      </w:r>
    </w:p>
    <w:p w14:paraId="69ED77BF" w14:textId="77777777" w:rsidR="001D06A7" w:rsidRDefault="001D06A7">
      <w:pPr>
        <w:pStyle w:val="Footnote"/>
      </w:pPr>
    </w:p>
  </w:footnote>
  <w:footnote w:id="2">
    <w:p w14:paraId="5617C1C9" w14:textId="77777777" w:rsidR="001D06A7" w:rsidRDefault="001D06A7">
      <w:pPr>
        <w:pStyle w:val="Footnote"/>
      </w:pPr>
      <w:r>
        <w:rPr>
          <w:rStyle w:val="Refdenotaalpie"/>
        </w:rPr>
        <w:footnoteRef/>
      </w:r>
      <w:proofErr w:type="spellStart"/>
      <w:r>
        <w:t>Thanks</w:t>
      </w:r>
      <w:proofErr w:type="spellEnd"/>
      <w:r>
        <w:t xml:space="preserve"> to </w:t>
      </w:r>
      <w:proofErr w:type="spellStart"/>
      <w:r>
        <w:t>reticulate</w:t>
      </w:r>
      <w:proofErr w:type="spellEnd"/>
      <w:r>
        <w:t xml:space="preserve"> </w:t>
      </w:r>
      <w:proofErr w:type="spellStart"/>
      <w:r>
        <w:t>even</w:t>
      </w:r>
      <w:proofErr w:type="spellEnd"/>
      <w:r>
        <w:t xml:space="preserve"> </w:t>
      </w:r>
      <w:proofErr w:type="spellStart"/>
      <w:r>
        <w:t>tools</w:t>
      </w:r>
      <w:proofErr w:type="spellEnd"/>
      <w:r>
        <w:t xml:space="preserve"> </w:t>
      </w:r>
      <w:proofErr w:type="spellStart"/>
      <w:r>
        <w:t>programmed</w:t>
      </w:r>
      <w:proofErr w:type="spellEnd"/>
      <w:r>
        <w:t xml:space="preserve"> in </w:t>
      </w:r>
      <w:proofErr w:type="spellStart"/>
      <w:r>
        <w:t>Python</w:t>
      </w:r>
      <w:proofErr w:type="spellEnd"/>
      <w:r>
        <w:t xml:space="preserve"> </w:t>
      </w:r>
      <w:proofErr w:type="spellStart"/>
      <w:r>
        <w:t>could</w:t>
      </w:r>
      <w:proofErr w:type="spellEnd"/>
      <w:r>
        <w:t xml:space="preserve"> be </w:t>
      </w:r>
      <w:proofErr w:type="spellStart"/>
      <w:r>
        <w:t>used</w:t>
      </w:r>
      <w:proofErr w:type="spellEnd"/>
      <w:r>
        <w:t xml:space="preserve"> in  </w:t>
      </w:r>
      <w:proofErr w:type="spellStart"/>
      <w:r>
        <w:t>our</w:t>
      </w:r>
      <w:proofErr w:type="spellEnd"/>
      <w:r>
        <w:t xml:space="preserve"> </w:t>
      </w:r>
      <w:proofErr w:type="spellStart"/>
      <w:r>
        <w:t>pipeline</w:t>
      </w:r>
      <w:proofErr w:type="spellEnd"/>
      <w:r>
        <w:t xml:space="preserve"> (https://rstudio.github.io/reticulate/)</w:t>
      </w:r>
    </w:p>
  </w:footnote>
  <w:footnote w:id="3">
    <w:p w14:paraId="68722F55" w14:textId="77777777" w:rsidR="001D06A7" w:rsidRDefault="001D06A7">
      <w:pPr>
        <w:pStyle w:val="Footnote"/>
      </w:pPr>
      <w:r>
        <w:rPr>
          <w:rStyle w:val="Refdenotaalpie"/>
        </w:rPr>
        <w:footnoteRef/>
      </w:r>
      <w:proofErr w:type="spellStart"/>
      <w:r>
        <w:t>The</w:t>
      </w:r>
      <w:proofErr w:type="spellEnd"/>
      <w:r>
        <w:t xml:space="preserve"> </w:t>
      </w:r>
      <w:proofErr w:type="spellStart"/>
      <w:r>
        <w:t>Results</w:t>
      </w:r>
      <w:proofErr w:type="spellEnd"/>
      <w:r>
        <w:t xml:space="preserve"> </w:t>
      </w:r>
      <w:proofErr w:type="spellStart"/>
      <w:r>
        <w:t>section</w:t>
      </w:r>
      <w:proofErr w:type="spellEnd"/>
      <w:r>
        <w:t xml:space="preserve"> </w:t>
      </w:r>
      <w:proofErr w:type="spellStart"/>
      <w:r>
        <w:t>contain</w:t>
      </w:r>
      <w:proofErr w:type="spellEnd"/>
      <w:r>
        <w:t xml:space="preserve"> links to </w:t>
      </w:r>
      <w:proofErr w:type="spellStart"/>
      <w:r>
        <w:t>the</w:t>
      </w:r>
      <w:proofErr w:type="spellEnd"/>
      <w:r>
        <w:t xml:space="preserve"> full </w:t>
      </w:r>
      <w:proofErr w:type="spellStart"/>
      <w:r>
        <w:t>source</w:t>
      </w:r>
      <w:proofErr w:type="spellEnd"/>
      <w:r>
        <w:t xml:space="preserve"> </w:t>
      </w:r>
      <w:proofErr w:type="spellStart"/>
      <w:r>
        <w:t>code</w:t>
      </w:r>
      <w:proofErr w:type="spellEnd"/>
      <w:r>
        <w:t xml:space="preserve"> of </w:t>
      </w:r>
      <w:proofErr w:type="spellStart"/>
      <w:r>
        <w:t>this</w:t>
      </w:r>
      <w:proofErr w:type="spellEnd"/>
      <w:r>
        <w:t xml:space="preserve"> </w:t>
      </w:r>
      <w:proofErr w:type="spellStart"/>
      <w:r>
        <w:t>work</w:t>
      </w:r>
      <w:proofErr w:type="spellEnd"/>
      <w:r>
        <w:t xml:space="preserve"> </w:t>
      </w:r>
      <w:proofErr w:type="spellStart"/>
      <w:r>
        <w:t>if</w:t>
      </w:r>
      <w:proofErr w:type="spellEnd"/>
      <w:r>
        <w:t xml:space="preserve"> </w:t>
      </w:r>
      <w:proofErr w:type="spellStart"/>
      <w:r>
        <w:t>readers</w:t>
      </w:r>
      <w:proofErr w:type="spellEnd"/>
      <w:r>
        <w:t xml:space="preserve"> </w:t>
      </w:r>
      <w:proofErr w:type="spellStart"/>
      <w:r>
        <w:t>are</w:t>
      </w:r>
      <w:proofErr w:type="spellEnd"/>
      <w:r>
        <w:t xml:space="preserve"> </w:t>
      </w:r>
      <w:proofErr w:type="spellStart"/>
      <w:r>
        <w:t>interested</w:t>
      </w:r>
      <w:proofErr w:type="spellEnd"/>
      <w:r>
        <w:t xml:space="preserve"> in </w:t>
      </w:r>
      <w:proofErr w:type="spellStart"/>
      <w:r>
        <w:t>checking</w:t>
      </w:r>
      <w:proofErr w:type="spellEnd"/>
      <w:r>
        <w:t xml:space="preserve"> </w:t>
      </w:r>
      <w:proofErr w:type="spellStart"/>
      <w:r>
        <w:t>the</w:t>
      </w:r>
      <w:proofErr w:type="spellEnd"/>
      <w:r>
        <w:t xml:space="preserve"> </w:t>
      </w:r>
      <w:proofErr w:type="spellStart"/>
      <w:r>
        <w:t>code</w:t>
      </w:r>
      <w:proofErr w:type="spellEnd"/>
      <w:r>
        <w:t xml:space="preserve"> </w:t>
      </w:r>
      <w:proofErr w:type="spellStart"/>
      <w:r>
        <w:t>while</w:t>
      </w:r>
      <w:proofErr w:type="spellEnd"/>
      <w:r>
        <w:t xml:space="preserve"> </w:t>
      </w:r>
      <w:proofErr w:type="spellStart"/>
      <w:r>
        <w:t>reading</w:t>
      </w:r>
      <w:proofErr w:type="spellEnd"/>
      <w:r>
        <w:t xml:space="preserve"> </w:t>
      </w:r>
      <w:proofErr w:type="spellStart"/>
      <w:r>
        <w:t>the</w:t>
      </w:r>
      <w:proofErr w:type="spellEnd"/>
      <w:r>
        <w:t xml:space="preserve"> </w:t>
      </w:r>
      <w:proofErr w:type="spellStart"/>
      <w:r>
        <w:t>manuscript</w:t>
      </w:r>
      <w:proofErr w:type="spellEnd"/>
      <w:r>
        <w:t>.</w:t>
      </w:r>
    </w:p>
  </w:footnote>
  <w:footnote w:id="4">
    <w:p w14:paraId="7F8EBE9F" w14:textId="77777777" w:rsidR="001D06A7" w:rsidRDefault="001D06A7">
      <w:pPr>
        <w:pStyle w:val="Footnote"/>
      </w:pPr>
      <w:r>
        <w:rPr>
          <w:rStyle w:val="Refdenotaalpie"/>
        </w:rPr>
        <w:footnoteRef/>
      </w:r>
      <w:proofErr w:type="spellStart"/>
      <w:r>
        <w:t>The</w:t>
      </w:r>
      <w:proofErr w:type="spellEnd"/>
      <w:r>
        <w:t xml:space="preserve"> usual R </w:t>
      </w:r>
      <w:proofErr w:type="spellStart"/>
      <w:r>
        <w:t>nomenclature</w:t>
      </w:r>
      <w:proofErr w:type="spellEnd"/>
      <w:r>
        <w:t xml:space="preserve">, </w:t>
      </w:r>
      <w:proofErr w:type="spellStart"/>
      <w:r>
        <w:rPr>
          <w:i/>
          <w:iCs/>
        </w:rPr>
        <w:t>package_name</w:t>
      </w:r>
      <w:proofErr w:type="spellEnd"/>
      <w:r>
        <w:t>::</w:t>
      </w:r>
      <w:proofErr w:type="spellStart"/>
      <w:r>
        <w:rPr>
          <w:i/>
          <w:iCs/>
        </w:rPr>
        <w:t>function_name</w:t>
      </w:r>
      <w:proofErr w:type="spellEnd"/>
      <w:r>
        <w:rPr>
          <w:i/>
          <w:iCs/>
        </w:rPr>
        <w:t xml:space="preserve"> </w:t>
      </w:r>
      <w:r>
        <w:t xml:space="preserve">is </w:t>
      </w:r>
      <w:proofErr w:type="spellStart"/>
      <w:r>
        <w:t>used</w:t>
      </w:r>
      <w:proofErr w:type="spellEnd"/>
      <w:r>
        <w:t xml:space="preserve"> to </w:t>
      </w:r>
      <w:proofErr w:type="spellStart"/>
      <w:r>
        <w:t>indicate</w:t>
      </w:r>
      <w:proofErr w:type="spellEnd"/>
      <w:r>
        <w:t xml:space="preserve"> </w:t>
      </w:r>
      <w:proofErr w:type="spellStart"/>
      <w:r>
        <w:t>which</w:t>
      </w:r>
      <w:proofErr w:type="spellEnd"/>
      <w:r>
        <w:t xml:space="preserve"> </w:t>
      </w:r>
      <w:proofErr w:type="spellStart"/>
      <w:r>
        <w:t>functions</w:t>
      </w:r>
      <w:proofErr w:type="spellEnd"/>
      <w:r>
        <w:t xml:space="preserve"> </w:t>
      </w:r>
      <w:proofErr w:type="spellStart"/>
      <w:r>
        <w:t>from</w:t>
      </w:r>
      <w:proofErr w:type="spellEnd"/>
      <w:r>
        <w:t xml:space="preserve"> </w:t>
      </w:r>
      <w:proofErr w:type="spellStart"/>
      <w:r>
        <w:t>which</w:t>
      </w:r>
      <w:proofErr w:type="spellEnd"/>
      <w:r>
        <w:t xml:space="preserve"> </w:t>
      </w:r>
      <w:proofErr w:type="spellStart"/>
      <w:r>
        <w:t>packages</w:t>
      </w:r>
      <w:proofErr w:type="spellEnd"/>
      <w:r>
        <w:t xml:space="preserve"> </w:t>
      </w:r>
      <w:proofErr w:type="spellStart"/>
      <w:r>
        <w:t>were</w:t>
      </w:r>
      <w:proofErr w:type="spellEnd"/>
      <w:r>
        <w:t xml:space="preserve"> </w:t>
      </w:r>
      <w:proofErr w:type="spellStart"/>
      <w:r>
        <w:t>used</w:t>
      </w:r>
      <w:proofErr w:type="spellEnd"/>
      <w:r>
        <w:t xml:space="preserve"> in </w:t>
      </w:r>
      <w:proofErr w:type="spellStart"/>
      <w:r>
        <w:t>each</w:t>
      </w:r>
      <w:proofErr w:type="spellEnd"/>
      <w:r>
        <w:t xml:space="preserve"> of </w:t>
      </w:r>
      <w:proofErr w:type="spellStart"/>
      <w:r>
        <w:t>the</w:t>
      </w:r>
      <w:proofErr w:type="spellEnd"/>
      <w:r>
        <w:t xml:space="preserve"> </w:t>
      </w:r>
      <w:proofErr w:type="spellStart"/>
      <w:r>
        <w:t>steps</w:t>
      </w:r>
      <w:proofErr w:type="spellEnd"/>
    </w:p>
  </w:footnote>
  <w:footnote w:id="5">
    <w:p w14:paraId="2233C570" w14:textId="77777777" w:rsidR="001D06A7" w:rsidRDefault="001D06A7">
      <w:pPr>
        <w:pStyle w:val="Footnote"/>
      </w:pPr>
      <w:r>
        <w:rPr>
          <w:rStyle w:val="Refdenotaalpie"/>
        </w:rPr>
        <w:footnoteRef/>
      </w:r>
      <w:proofErr w:type="spellStart"/>
      <w:r>
        <w:t>The</w:t>
      </w:r>
      <w:proofErr w:type="spellEnd"/>
      <w:r>
        <w:t xml:space="preserve"> </w:t>
      </w:r>
      <w:proofErr w:type="spellStart"/>
      <w:r>
        <w:t>following</w:t>
      </w:r>
      <w:proofErr w:type="spellEnd"/>
      <w:r>
        <w:t xml:space="preserve"> </w:t>
      </w:r>
      <w:proofErr w:type="spellStart"/>
      <w:r>
        <w:t>link</w:t>
      </w:r>
      <w:proofErr w:type="spellEnd"/>
      <w:r>
        <w:t xml:space="preserve"> </w:t>
      </w:r>
      <w:proofErr w:type="spellStart"/>
      <w:r>
        <w:t>offers</w:t>
      </w:r>
      <w:proofErr w:type="spellEnd"/>
      <w:r>
        <w:t xml:space="preserve"> </w:t>
      </w:r>
      <w:proofErr w:type="spellStart"/>
      <w:r>
        <w:t>and</w:t>
      </w:r>
      <w:proofErr w:type="spellEnd"/>
      <w:r>
        <w:t xml:space="preserve"> </w:t>
      </w:r>
      <w:proofErr w:type="spellStart"/>
      <w:r>
        <w:t>indepth</w:t>
      </w:r>
      <w:proofErr w:type="spellEnd"/>
      <w:r>
        <w:t xml:space="preserve"> </w:t>
      </w:r>
      <w:proofErr w:type="spellStart"/>
      <w:r>
        <w:t>view</w:t>
      </w:r>
      <w:proofErr w:type="spellEnd"/>
      <w:r>
        <w:t xml:space="preserve"> of </w:t>
      </w:r>
      <w:proofErr w:type="spellStart"/>
      <w:r>
        <w:t>the</w:t>
      </w:r>
      <w:proofErr w:type="spellEnd"/>
      <w:r>
        <w:t xml:space="preserve"> </w:t>
      </w:r>
      <w:proofErr w:type="spellStart"/>
      <w:r>
        <w:t>operator</w:t>
      </w:r>
      <w:proofErr w:type="spellEnd"/>
      <w:r>
        <w:t>: https://adv-r.hadley.nz/quasiquotation.html#quasi-motivation</w:t>
      </w:r>
    </w:p>
  </w:footnote>
  <w:footnote w:id="6">
    <w:p w14:paraId="372A0DEA" w14:textId="77777777" w:rsidR="001D06A7" w:rsidRDefault="001D06A7">
      <w:pPr>
        <w:pStyle w:val="Footnote"/>
      </w:pPr>
      <w:r>
        <w:rPr>
          <w:rStyle w:val="Refdenotaalpie"/>
        </w:rPr>
        <w:footnoteRef/>
      </w:r>
      <w:proofErr w:type="spellStart"/>
      <w:r>
        <w:t>Note</w:t>
      </w:r>
      <w:proofErr w:type="spellEnd"/>
      <w:r>
        <w:t xml:space="preserve"> </w:t>
      </w:r>
      <w:proofErr w:type="spellStart"/>
      <w:r>
        <w:t>that</w:t>
      </w:r>
      <w:proofErr w:type="spellEnd"/>
      <w:r>
        <w:t xml:space="preserve">, </w:t>
      </w:r>
      <w:proofErr w:type="spellStart"/>
      <w:r>
        <w:t>initially</w:t>
      </w:r>
      <w:proofErr w:type="spellEnd"/>
      <w:r>
        <w:t xml:space="preserve">, </w:t>
      </w:r>
      <w:proofErr w:type="spellStart"/>
      <w:r>
        <w:t>this</w:t>
      </w:r>
      <w:proofErr w:type="spellEnd"/>
      <w:r>
        <w:t xml:space="preserve"> report </w:t>
      </w:r>
      <w:proofErr w:type="spellStart"/>
      <w:r>
        <w:t>was</w:t>
      </w:r>
      <w:proofErr w:type="spellEnd"/>
      <w:r>
        <w:t xml:space="preserve"> </w:t>
      </w:r>
      <w:proofErr w:type="spellStart"/>
      <w:r>
        <w:t>planned</w:t>
      </w:r>
      <w:proofErr w:type="spellEnd"/>
      <w:r>
        <w:t xml:space="preserve"> to be </w:t>
      </w:r>
      <w:proofErr w:type="spellStart"/>
      <w:r>
        <w:t>interactive</w:t>
      </w:r>
      <w:proofErr w:type="spellEnd"/>
      <w:r>
        <w:t xml:space="preserve">. In </w:t>
      </w:r>
      <w:proofErr w:type="spellStart"/>
      <w:r>
        <w:t>the</w:t>
      </w:r>
      <w:proofErr w:type="spellEnd"/>
      <w:r>
        <w:t xml:space="preserve"> conclusions </w:t>
      </w:r>
      <w:proofErr w:type="spellStart"/>
      <w:r>
        <w:t>section</w:t>
      </w:r>
      <w:proofErr w:type="spellEnd"/>
      <w:r>
        <w:t xml:space="preserve"> </w:t>
      </w:r>
      <w:proofErr w:type="spellStart"/>
      <w:r>
        <w:t>the</w:t>
      </w:r>
      <w:proofErr w:type="spellEnd"/>
      <w:r>
        <w:t xml:space="preserve"> </w:t>
      </w:r>
      <w:proofErr w:type="spellStart"/>
      <w:r>
        <w:t>reasons</w:t>
      </w:r>
      <w:proofErr w:type="spellEnd"/>
      <w:r>
        <w:t xml:space="preserve"> for </w:t>
      </w:r>
      <w:proofErr w:type="spellStart"/>
      <w:r>
        <w:t>this</w:t>
      </w:r>
      <w:proofErr w:type="spellEnd"/>
      <w:r>
        <w:t xml:space="preserve"> </w:t>
      </w:r>
      <w:proofErr w:type="spellStart"/>
      <w:r>
        <w:t>modifciation</w:t>
      </w:r>
      <w:proofErr w:type="spellEnd"/>
      <w:r>
        <w:t xml:space="preserve"> </w:t>
      </w:r>
      <w:proofErr w:type="spellStart"/>
      <w:r>
        <w:t>are</w:t>
      </w:r>
      <w:proofErr w:type="spellEnd"/>
      <w:r>
        <w:t xml:space="preserve"> </w:t>
      </w:r>
      <w:proofErr w:type="spellStart"/>
      <w:r>
        <w:t>explained</w:t>
      </w:r>
      <w:proofErr w:type="spellEnd"/>
      <w:r>
        <w:t>.</w:t>
      </w:r>
    </w:p>
  </w:footnote>
  <w:footnote w:id="7">
    <w:p w14:paraId="636494A2" w14:textId="77777777" w:rsidR="001D06A7" w:rsidRDefault="001D06A7">
      <w:pPr>
        <w:pStyle w:val="Footnote"/>
      </w:pPr>
      <w:r>
        <w:rPr>
          <w:rStyle w:val="Refdenotaalpie"/>
        </w:rPr>
        <w:footnoteRef/>
      </w:r>
      <w:proofErr w:type="spellStart"/>
      <w:r>
        <w:t>This</w:t>
      </w:r>
      <w:proofErr w:type="spellEnd"/>
      <w:r>
        <w:t xml:space="preserve"> </w:t>
      </w:r>
      <w:proofErr w:type="spellStart"/>
      <w:r>
        <w:t>freezing</w:t>
      </w:r>
      <w:proofErr w:type="spellEnd"/>
      <w:r>
        <w:t xml:space="preserve"> </w:t>
      </w:r>
      <w:proofErr w:type="spellStart"/>
      <w:r>
        <w:t>date</w:t>
      </w:r>
      <w:proofErr w:type="spellEnd"/>
      <w:r>
        <w:t xml:space="preserve"> is </w:t>
      </w:r>
      <w:proofErr w:type="spellStart"/>
      <w:r>
        <w:t>specified</w:t>
      </w:r>
      <w:proofErr w:type="spellEnd"/>
      <w:r>
        <w:t xml:space="preserve"> as </w:t>
      </w:r>
      <w:proofErr w:type="spellStart"/>
      <w:r>
        <w:t>explained</w:t>
      </w:r>
      <w:proofErr w:type="spellEnd"/>
      <w:r>
        <w:t xml:space="preserve"> in:</w:t>
      </w:r>
    </w:p>
    <w:p w14:paraId="24A707C2" w14:textId="77777777" w:rsidR="001D06A7" w:rsidRDefault="001D06A7">
      <w:pPr>
        <w:pStyle w:val="Footnote"/>
      </w:pPr>
      <w:hyperlink r:id="rId1" w:anchor="/repos/2/overview" w:history="1">
        <w:r>
          <w:t>https://packagemanager.rstudio.com/client/#/repos/2/overview</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57A45" w14:textId="77777777" w:rsidR="001D06A7" w:rsidRDefault="001D06A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834A30" w14:textId="77777777" w:rsidR="001D06A7" w:rsidRDefault="001D06A7">
    <w:pPr>
      <w:pStyle w:val="Encabezado"/>
    </w:pPr>
  </w:p>
  <w:p w14:paraId="34C1E88F" w14:textId="77777777" w:rsidR="001D06A7" w:rsidRDefault="001D06A7">
    <w:pPr>
      <w:pStyle w:val="Encabezado"/>
      <w:pageBreakBefore/>
    </w:pPr>
    <w:r>
      <w:rPr>
        <w:noProof/>
      </w:rPr>
      <w:drawing>
        <wp:anchor distT="0" distB="0" distL="114300" distR="114300" simplePos="0" relativeHeight="251665408" behindDoc="1" locked="0" layoutInCell="1" allowOverlap="1" wp14:anchorId="227E8E5E" wp14:editId="6C286AB6">
          <wp:simplePos x="0" y="0"/>
          <wp:positionH relativeFrom="column">
            <wp:posOffset>-286938</wp:posOffset>
          </wp:positionH>
          <wp:positionV relativeFrom="paragraph">
            <wp:posOffset>-731</wp:posOffset>
          </wp:positionV>
          <wp:extent cx="6122182" cy="420806"/>
          <wp:effectExtent l="0" t="0" r="0" b="0"/>
          <wp:wrapNone/>
          <wp:docPr id="6"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22" t="-345" r="9837" b="-345"/>
                  <a:stretch>
                    <a:fillRect/>
                  </a:stretch>
                </pic:blipFill>
                <pic:spPr>
                  <a:xfrm>
                    <a:off x="0" y="0"/>
                    <a:ext cx="6122182" cy="420806"/>
                  </a:xfrm>
                  <a:prstGeom prst="rect">
                    <a:avLst/>
                  </a:prstGeom>
                  <a:solidFill>
                    <a:srgbClr val="FFFFFF">
                      <a:alpha val="0"/>
                    </a:srgbClr>
                  </a:solidFill>
                  <a:ln>
                    <a:noFill/>
                    <a:prstDash/>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9966B" w14:textId="77777777" w:rsidR="001D06A7" w:rsidRDefault="001D06A7">
    <w:pPr>
      <w:pStyle w:val="Standard"/>
    </w:pPr>
  </w:p>
  <w:p w14:paraId="1B3C4CA2" w14:textId="77777777" w:rsidR="001D06A7" w:rsidRDefault="001D06A7">
    <w:pPr>
      <w:pStyle w:val="Standard"/>
    </w:pPr>
  </w:p>
  <w:p w14:paraId="73549A72" w14:textId="77777777" w:rsidR="001D06A7" w:rsidRDefault="001D06A7">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B0BD0"/>
    <w:multiLevelType w:val="multilevel"/>
    <w:tmpl w:val="DA9ABFDC"/>
    <w:styleLink w:val="WW8Num1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5C33928"/>
    <w:multiLevelType w:val="multilevel"/>
    <w:tmpl w:val="FB28EC8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8B410AC"/>
    <w:multiLevelType w:val="multilevel"/>
    <w:tmpl w:val="A14C8C5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 w15:restartNumberingAfterBreak="0">
    <w:nsid w:val="0DEB19EF"/>
    <w:multiLevelType w:val="multilevel"/>
    <w:tmpl w:val="43F46E5C"/>
    <w:styleLink w:val="WW8Num5"/>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18327D0D"/>
    <w:multiLevelType w:val="multilevel"/>
    <w:tmpl w:val="496C449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BB115B1"/>
    <w:multiLevelType w:val="multilevel"/>
    <w:tmpl w:val="9C5C21C6"/>
    <w:styleLink w:val="WW8Num13"/>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6" w15:restartNumberingAfterBreak="0">
    <w:nsid w:val="1DAC0491"/>
    <w:multiLevelType w:val="multilevel"/>
    <w:tmpl w:val="C368293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44950B9"/>
    <w:multiLevelType w:val="multilevel"/>
    <w:tmpl w:val="3542922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7981AE4"/>
    <w:multiLevelType w:val="multilevel"/>
    <w:tmpl w:val="8ECA70E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29DF7C03"/>
    <w:multiLevelType w:val="multilevel"/>
    <w:tmpl w:val="8A92824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E29094E"/>
    <w:multiLevelType w:val="multilevel"/>
    <w:tmpl w:val="44DC4350"/>
    <w:styleLink w:val="WW8Num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1" w15:restartNumberingAfterBreak="0">
    <w:nsid w:val="30253836"/>
    <w:multiLevelType w:val="multilevel"/>
    <w:tmpl w:val="3C26D648"/>
    <w:styleLink w:val="WW8Num4"/>
    <w:lvl w:ilvl="0">
      <w:numFmt w:val="bullet"/>
      <w:lvlText w:val=""/>
      <w:lvlJc w:val="left"/>
      <w:pPr>
        <w:ind w:left="720" w:hanging="480"/>
      </w:pPr>
      <w:rPr>
        <w:rFonts w:ascii="Symbol" w:hAnsi="Symbol" w:cs="Symbol"/>
      </w:rPr>
    </w:lvl>
    <w:lvl w:ilvl="1">
      <w:numFmt w:val="bullet"/>
      <w:lvlText w:val=""/>
      <w:lvlJc w:val="left"/>
      <w:pPr>
        <w:ind w:left="1440" w:hanging="480"/>
      </w:pPr>
      <w:rPr>
        <w:rFonts w:ascii="Symbol" w:hAnsi="Symbol" w:cs="Symbol"/>
      </w:rPr>
    </w:lvl>
    <w:lvl w:ilvl="2">
      <w:numFmt w:val="bullet"/>
      <w:lvlText w:val=""/>
      <w:lvlJc w:val="left"/>
      <w:pPr>
        <w:ind w:left="2160" w:hanging="480"/>
      </w:pPr>
      <w:rPr>
        <w:rFonts w:ascii="Symbol" w:hAnsi="Symbol" w:cs="Symbol"/>
      </w:rPr>
    </w:lvl>
    <w:lvl w:ilvl="3">
      <w:numFmt w:val="bullet"/>
      <w:lvlText w:val=""/>
      <w:lvlJc w:val="left"/>
      <w:pPr>
        <w:ind w:left="2880" w:hanging="480"/>
      </w:pPr>
      <w:rPr>
        <w:rFonts w:ascii="Symbol" w:hAnsi="Symbol" w:cs="Symbol"/>
      </w:rPr>
    </w:lvl>
    <w:lvl w:ilvl="4">
      <w:numFmt w:val="bullet"/>
      <w:lvlText w:val=""/>
      <w:lvlJc w:val="left"/>
      <w:pPr>
        <w:ind w:left="3600" w:hanging="480"/>
      </w:pPr>
      <w:rPr>
        <w:rFonts w:ascii="Symbol" w:hAnsi="Symbol" w:cs="Symbol"/>
      </w:rPr>
    </w:lvl>
    <w:lvl w:ilvl="5">
      <w:numFmt w:val="bullet"/>
      <w:lvlText w:val=""/>
      <w:lvlJc w:val="left"/>
      <w:pPr>
        <w:ind w:left="4320" w:hanging="480"/>
      </w:pPr>
      <w:rPr>
        <w:rFonts w:ascii="Symbol" w:hAnsi="Symbol" w:cs="Symbol"/>
      </w:rPr>
    </w:lvl>
    <w:lvl w:ilvl="6">
      <w:numFmt w:val="bullet"/>
      <w:lvlText w:val=""/>
      <w:lvlJc w:val="left"/>
      <w:pPr>
        <w:ind w:left="5040" w:hanging="480"/>
      </w:pPr>
      <w:rPr>
        <w:rFonts w:ascii="Symbol" w:hAnsi="Symbol" w:cs="Symbol"/>
      </w:rPr>
    </w:lvl>
    <w:lvl w:ilvl="7">
      <w:numFmt w:val="bullet"/>
      <w:lvlText w:val=""/>
      <w:lvlJc w:val="left"/>
      <w:pPr>
        <w:ind w:left="5760" w:hanging="480"/>
      </w:pPr>
      <w:rPr>
        <w:rFonts w:ascii="Symbol" w:hAnsi="Symbol" w:cs="Symbol"/>
      </w:rPr>
    </w:lvl>
    <w:lvl w:ilvl="8">
      <w:numFmt w:val="bullet"/>
      <w:lvlText w:val=""/>
      <w:lvlJc w:val="left"/>
      <w:pPr>
        <w:ind w:left="6480" w:hanging="480"/>
      </w:pPr>
      <w:rPr>
        <w:rFonts w:ascii="Symbol" w:hAnsi="Symbol" w:cs="Symbol"/>
      </w:rPr>
    </w:lvl>
  </w:abstractNum>
  <w:abstractNum w:abstractNumId="12" w15:restartNumberingAfterBreak="0">
    <w:nsid w:val="375D39DE"/>
    <w:multiLevelType w:val="multilevel"/>
    <w:tmpl w:val="76F6204C"/>
    <w:styleLink w:val="WW8Num3"/>
    <w:lvl w:ilvl="0">
      <w:numFmt w:val="bullet"/>
      <w:lvlText w:val=""/>
      <w:lvlJc w:val="left"/>
      <w:pPr>
        <w:ind w:left="720" w:hanging="480"/>
      </w:pPr>
      <w:rPr>
        <w:rFonts w:ascii="Symbol" w:hAnsi="Symbol" w:cs="Symbol"/>
      </w:rPr>
    </w:lvl>
    <w:lvl w:ilvl="1">
      <w:numFmt w:val="bullet"/>
      <w:lvlText w:val=""/>
      <w:lvlJc w:val="left"/>
      <w:pPr>
        <w:ind w:left="1440" w:hanging="480"/>
      </w:pPr>
      <w:rPr>
        <w:rFonts w:ascii="Symbol" w:hAnsi="Symbol" w:cs="Symbol"/>
      </w:rPr>
    </w:lvl>
    <w:lvl w:ilvl="2">
      <w:numFmt w:val="bullet"/>
      <w:lvlText w:val=""/>
      <w:lvlJc w:val="left"/>
      <w:pPr>
        <w:ind w:left="2160" w:hanging="480"/>
      </w:pPr>
      <w:rPr>
        <w:rFonts w:ascii="Symbol" w:hAnsi="Symbol" w:cs="Symbol"/>
      </w:rPr>
    </w:lvl>
    <w:lvl w:ilvl="3">
      <w:numFmt w:val="bullet"/>
      <w:lvlText w:val=""/>
      <w:lvlJc w:val="left"/>
      <w:pPr>
        <w:ind w:left="2880" w:hanging="480"/>
      </w:pPr>
      <w:rPr>
        <w:rFonts w:ascii="Symbol" w:hAnsi="Symbol" w:cs="Symbol"/>
      </w:rPr>
    </w:lvl>
    <w:lvl w:ilvl="4">
      <w:numFmt w:val="bullet"/>
      <w:lvlText w:val=""/>
      <w:lvlJc w:val="left"/>
      <w:pPr>
        <w:ind w:left="3600" w:hanging="480"/>
      </w:pPr>
      <w:rPr>
        <w:rFonts w:ascii="Symbol" w:hAnsi="Symbol" w:cs="Symbol"/>
      </w:rPr>
    </w:lvl>
    <w:lvl w:ilvl="5">
      <w:numFmt w:val="bullet"/>
      <w:lvlText w:val=""/>
      <w:lvlJc w:val="left"/>
      <w:pPr>
        <w:ind w:left="4320" w:hanging="480"/>
      </w:pPr>
      <w:rPr>
        <w:rFonts w:ascii="Symbol" w:hAnsi="Symbol" w:cs="Symbol"/>
      </w:rPr>
    </w:lvl>
    <w:lvl w:ilvl="6">
      <w:numFmt w:val="bullet"/>
      <w:lvlText w:val=""/>
      <w:lvlJc w:val="left"/>
      <w:pPr>
        <w:ind w:left="5040" w:hanging="480"/>
      </w:pPr>
      <w:rPr>
        <w:rFonts w:ascii="Symbol" w:hAnsi="Symbol" w:cs="Symbol"/>
      </w:rPr>
    </w:lvl>
    <w:lvl w:ilvl="7">
      <w:numFmt w:val="bullet"/>
      <w:lvlText w:val=""/>
      <w:lvlJc w:val="left"/>
      <w:pPr>
        <w:ind w:left="5760" w:hanging="480"/>
      </w:pPr>
      <w:rPr>
        <w:rFonts w:ascii="Symbol" w:hAnsi="Symbol" w:cs="Symbol"/>
      </w:rPr>
    </w:lvl>
    <w:lvl w:ilvl="8">
      <w:numFmt w:val="bullet"/>
      <w:lvlText w:val=""/>
      <w:lvlJc w:val="left"/>
      <w:pPr>
        <w:ind w:left="6480" w:hanging="480"/>
      </w:pPr>
      <w:rPr>
        <w:rFonts w:ascii="Symbol" w:hAnsi="Symbol" w:cs="Symbol"/>
      </w:rPr>
    </w:lvl>
  </w:abstractNum>
  <w:abstractNum w:abstractNumId="13" w15:restartNumberingAfterBreak="0">
    <w:nsid w:val="3A977B2F"/>
    <w:multiLevelType w:val="multilevel"/>
    <w:tmpl w:val="01DA6512"/>
    <w:styleLink w:val="WW8Num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411506FD"/>
    <w:multiLevelType w:val="multilevel"/>
    <w:tmpl w:val="8D543B6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42E62458"/>
    <w:multiLevelType w:val="multilevel"/>
    <w:tmpl w:val="D40C52BA"/>
    <w:styleLink w:val="WW8Num1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6" w15:restartNumberingAfterBreak="0">
    <w:nsid w:val="500E6096"/>
    <w:multiLevelType w:val="multilevel"/>
    <w:tmpl w:val="4CFA8B0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65E01CF9"/>
    <w:multiLevelType w:val="multilevel"/>
    <w:tmpl w:val="4FB67326"/>
    <w:styleLink w:val="WW8Num1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8" w15:restartNumberingAfterBreak="0">
    <w:nsid w:val="71687101"/>
    <w:multiLevelType w:val="multilevel"/>
    <w:tmpl w:val="1CE6053E"/>
    <w:styleLink w:val="WW8Num1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72393695"/>
    <w:multiLevelType w:val="multilevel"/>
    <w:tmpl w:val="71C05404"/>
    <w:styleLink w:val="WW8Num7"/>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0" w15:restartNumberingAfterBreak="0">
    <w:nsid w:val="755B764C"/>
    <w:multiLevelType w:val="multilevel"/>
    <w:tmpl w:val="3460D200"/>
    <w:styleLink w:val="WW8Num1"/>
    <w:lvl w:ilvl="0">
      <w:start w:val="1"/>
      <w:numFmt w:val="none"/>
      <w:suff w:val="nothing"/>
      <w:lvlText w:val="%1"/>
      <w:lvlJc w:val="left"/>
    </w:lvl>
    <w:lvl w:ilvl="1">
      <w:start w:val="1"/>
      <w:numFmt w:val="none"/>
      <w:suff w:val="nothing"/>
      <w:lvlText w:val="%2"/>
      <w:lvlJc w:val="left"/>
    </w:lvl>
    <w:lvl w:ilvl="2">
      <w:start w:val="1"/>
      <w:numFmt w:val="none"/>
      <w:suff w:val="nothing"/>
      <w:lvlText w:val="%3"/>
      <w:lvlJc w:val="left"/>
    </w:lvl>
    <w:lvl w:ilvl="3">
      <w:start w:val="1"/>
      <w:numFmt w:val="none"/>
      <w:suff w:val="nothing"/>
      <w:lvlText w:val="%4"/>
      <w:lvlJc w:val="left"/>
    </w:lvl>
    <w:lvl w:ilvl="4">
      <w:start w:val="1"/>
      <w:numFmt w:val="none"/>
      <w:suff w:val="nothing"/>
      <w:lvlText w:val="%5"/>
      <w:lvlJc w:val="left"/>
    </w:lvl>
    <w:lvl w:ilvl="5">
      <w:start w:val="1"/>
      <w:numFmt w:val="none"/>
      <w:suff w:val="nothing"/>
      <w:lvlText w:val="%6"/>
      <w:lvlJc w:val="left"/>
    </w:lvl>
    <w:lvl w:ilvl="6">
      <w:start w:val="1"/>
      <w:numFmt w:val="none"/>
      <w:suff w:val="nothing"/>
      <w:lvlText w:val="%7"/>
      <w:lvlJc w:val="left"/>
    </w:lvl>
    <w:lvl w:ilvl="7">
      <w:start w:val="1"/>
      <w:numFmt w:val="none"/>
      <w:suff w:val="nothing"/>
      <w:lvlText w:val="%8"/>
      <w:lvlJc w:val="left"/>
    </w:lvl>
    <w:lvl w:ilvl="8">
      <w:start w:val="1"/>
      <w:numFmt w:val="none"/>
      <w:suff w:val="nothing"/>
      <w:lvlText w:val="%9"/>
      <w:lvlJc w:val="left"/>
    </w:lvl>
  </w:abstractNum>
  <w:abstractNum w:abstractNumId="21" w15:restartNumberingAfterBreak="0">
    <w:nsid w:val="79237548"/>
    <w:multiLevelType w:val="multilevel"/>
    <w:tmpl w:val="49B06B1E"/>
    <w:styleLink w:val="WW8Num9"/>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2" w15:restartNumberingAfterBreak="0">
    <w:nsid w:val="7AB6762F"/>
    <w:multiLevelType w:val="multilevel"/>
    <w:tmpl w:val="85FC795E"/>
    <w:styleLink w:val="WW8Num11"/>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3" w15:restartNumberingAfterBreak="0">
    <w:nsid w:val="7B6F2362"/>
    <w:multiLevelType w:val="multilevel"/>
    <w:tmpl w:val="37A4D588"/>
    <w:styleLink w:val="WW8Num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4" w15:restartNumberingAfterBreak="0">
    <w:nsid w:val="7FBC1A7D"/>
    <w:multiLevelType w:val="multilevel"/>
    <w:tmpl w:val="BB321FA2"/>
    <w:styleLink w:val="WW8Num15"/>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20"/>
  </w:num>
  <w:num w:numId="2">
    <w:abstractNumId w:val="23"/>
  </w:num>
  <w:num w:numId="3">
    <w:abstractNumId w:val="12"/>
  </w:num>
  <w:num w:numId="4">
    <w:abstractNumId w:val="11"/>
  </w:num>
  <w:num w:numId="5">
    <w:abstractNumId w:val="3"/>
  </w:num>
  <w:num w:numId="6">
    <w:abstractNumId w:val="10"/>
  </w:num>
  <w:num w:numId="7">
    <w:abstractNumId w:val="19"/>
  </w:num>
  <w:num w:numId="8">
    <w:abstractNumId w:val="13"/>
  </w:num>
  <w:num w:numId="9">
    <w:abstractNumId w:val="21"/>
  </w:num>
  <w:num w:numId="10">
    <w:abstractNumId w:val="17"/>
  </w:num>
  <w:num w:numId="11">
    <w:abstractNumId w:val="22"/>
  </w:num>
  <w:num w:numId="12">
    <w:abstractNumId w:val="15"/>
  </w:num>
  <w:num w:numId="13">
    <w:abstractNumId w:val="5"/>
  </w:num>
  <w:num w:numId="14">
    <w:abstractNumId w:val="0"/>
  </w:num>
  <w:num w:numId="15">
    <w:abstractNumId w:val="24"/>
  </w:num>
  <w:num w:numId="16">
    <w:abstractNumId w:val="18"/>
  </w:num>
  <w:num w:numId="17">
    <w:abstractNumId w:val="17"/>
    <w:lvlOverride w:ilvl="0">
      <w:startOverride w:val="1"/>
    </w:lvlOverride>
  </w:num>
  <w:num w:numId="18">
    <w:abstractNumId w:val="12"/>
  </w:num>
  <w:num w:numId="19">
    <w:abstractNumId w:val="11"/>
  </w:num>
  <w:num w:numId="20">
    <w:abstractNumId w:val="22"/>
    <w:lvlOverride w:ilvl="0">
      <w:startOverride w:val="1"/>
    </w:lvlOverride>
  </w:num>
  <w:num w:numId="21">
    <w:abstractNumId w:val="3"/>
    <w:lvlOverride w:ilvl="0">
      <w:startOverride w:val="1"/>
    </w:lvlOverride>
  </w:num>
  <w:num w:numId="22">
    <w:abstractNumId w:val="0"/>
    <w:lvlOverride w:ilvl="0">
      <w:startOverride w:val="1"/>
    </w:lvlOverride>
  </w:num>
  <w:num w:numId="23">
    <w:abstractNumId w:val="13"/>
    <w:lvlOverride w:ilvl="0">
      <w:startOverride w:val="1"/>
    </w:lvlOverride>
  </w:num>
  <w:num w:numId="24">
    <w:abstractNumId w:val="18"/>
    <w:lvlOverride w:ilvl="0">
      <w:startOverride w:val="1"/>
    </w:lvlOverride>
  </w:num>
  <w:num w:numId="25">
    <w:abstractNumId w:val="24"/>
    <w:lvlOverride w:ilvl="0">
      <w:startOverride w:val="1"/>
    </w:lvlOverride>
  </w:num>
  <w:num w:numId="26">
    <w:abstractNumId w:val="8"/>
  </w:num>
  <w:num w:numId="27">
    <w:abstractNumId w:val="14"/>
  </w:num>
  <w:num w:numId="28">
    <w:abstractNumId w:val="16"/>
  </w:num>
  <w:num w:numId="29">
    <w:abstractNumId w:val="9"/>
  </w:num>
  <w:num w:numId="30">
    <w:abstractNumId w:val="7"/>
  </w:num>
  <w:num w:numId="31">
    <w:abstractNumId w:val="6"/>
  </w:num>
  <w:num w:numId="32">
    <w:abstractNumId w:val="4"/>
  </w:num>
  <w:num w:numId="33">
    <w:abstractNumId w:val="2"/>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rer Almirall, Mireia">
    <w15:presenceInfo w15:providerId="AD" w15:userId="S-1-5-21-1738512575-1805947690-783683263-88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03E"/>
    <w:rsid w:val="0002785F"/>
    <w:rsid w:val="00052078"/>
    <w:rsid w:val="00102DE4"/>
    <w:rsid w:val="0017712A"/>
    <w:rsid w:val="001D06A7"/>
    <w:rsid w:val="002E77A3"/>
    <w:rsid w:val="002F1D24"/>
    <w:rsid w:val="00412283"/>
    <w:rsid w:val="004504C7"/>
    <w:rsid w:val="004A0A92"/>
    <w:rsid w:val="00514B82"/>
    <w:rsid w:val="006933EE"/>
    <w:rsid w:val="007A0A2C"/>
    <w:rsid w:val="007C003E"/>
    <w:rsid w:val="007E3A93"/>
    <w:rsid w:val="007F38FD"/>
    <w:rsid w:val="008013D3"/>
    <w:rsid w:val="008329BF"/>
    <w:rsid w:val="00906F3A"/>
    <w:rsid w:val="00AC379A"/>
    <w:rsid w:val="00C057CA"/>
    <w:rsid w:val="00C113E2"/>
    <w:rsid w:val="00E239B2"/>
    <w:rsid w:val="00E77C0D"/>
    <w:rsid w:val="00EA798D"/>
    <w:rsid w:val="00FE10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97557"/>
  <w15:docId w15:val="{EF20FBA0-C2FC-450F-854E-C6FCE8F81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Noto Sans Devanagari"/>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Standard"/>
    <w:next w:val="Standard"/>
    <w:uiPriority w:val="9"/>
    <w:qFormat/>
    <w:pPr>
      <w:keepNext/>
      <w:spacing w:before="144" w:after="86"/>
      <w:outlineLvl w:val="0"/>
    </w:pPr>
    <w:rPr>
      <w:sz w:val="40"/>
    </w:rPr>
  </w:style>
  <w:style w:type="paragraph" w:styleId="Ttulo2">
    <w:name w:val="heading 2"/>
    <w:basedOn w:val="Standard"/>
    <w:next w:val="Standard"/>
    <w:uiPriority w:val="9"/>
    <w:unhideWhenUsed/>
    <w:qFormat/>
    <w:pPr>
      <w:keepNext/>
      <w:spacing w:before="144" w:after="58"/>
      <w:outlineLvl w:val="1"/>
    </w:pPr>
    <w:rPr>
      <w:b/>
    </w:rPr>
  </w:style>
  <w:style w:type="paragraph" w:styleId="Ttulo3">
    <w:name w:val="heading 3"/>
    <w:basedOn w:val="Heading"/>
    <w:next w:val="Textbody"/>
    <w:uiPriority w:val="9"/>
    <w:unhideWhenUsed/>
    <w:qFormat/>
    <w:pPr>
      <w:spacing w:before="140"/>
      <w:outlineLvl w:val="2"/>
    </w:pPr>
    <w:rPr>
      <w:bCs/>
      <w:i/>
      <w:sz w:val="24"/>
    </w:rPr>
  </w:style>
  <w:style w:type="paragraph" w:styleId="Ttulo4">
    <w:name w:val="heading 4"/>
    <w:basedOn w:val="Heading"/>
    <w:next w:val="Textbody"/>
    <w:uiPriority w:val="9"/>
    <w:semiHidden/>
    <w:unhideWhenUsed/>
    <w:qFormat/>
    <w:pPr>
      <w:spacing w:before="120"/>
      <w:outlineLvl w:val="3"/>
    </w:pPr>
    <w:rPr>
      <w:b/>
      <w:bCs/>
      <w:i/>
      <w:iCs/>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widowControl/>
      <w:spacing w:after="29" w:line="276" w:lineRule="auto"/>
      <w:jc w:val="both"/>
    </w:pPr>
    <w:rPr>
      <w:rFonts w:ascii="Arial" w:eastAsia="Times New Roman" w:hAnsi="Arial" w:cs="Arial"/>
      <w:lang w:val="ca-ES" w:bidi="ar-SA"/>
    </w:rPr>
  </w:style>
  <w:style w:type="paragraph" w:customStyle="1" w:styleId="Heading">
    <w:name w:val="Heading"/>
    <w:basedOn w:val="Standard"/>
    <w:next w:val="Textbody"/>
    <w:pPr>
      <w:keepNext/>
      <w:spacing w:before="240" w:after="120"/>
    </w:pPr>
    <w:rPr>
      <w:rFonts w:ascii="Liberation Sans" w:eastAsia="Noto Sans CJK SC" w:hAnsi="Liberation Sans" w:cs="Noto Sans Devanagari"/>
      <w:sz w:val="28"/>
      <w:szCs w:val="28"/>
    </w:rPr>
  </w:style>
  <w:style w:type="paragraph" w:customStyle="1" w:styleId="Textbody">
    <w:name w:val="Text body"/>
    <w:basedOn w:val="Standard"/>
    <w:pPr>
      <w:spacing w:after="140"/>
    </w:pPr>
  </w:style>
  <w:style w:type="paragraph" w:styleId="Lista">
    <w:name w:val="List"/>
    <w:basedOn w:val="Textbody"/>
    <w:rPr>
      <w:rFonts w:cs="Noto Sans Devanagari"/>
    </w:rPr>
  </w:style>
  <w:style w:type="paragraph" w:styleId="Descripcin">
    <w:name w:val="caption"/>
    <w:basedOn w:val="Standard"/>
    <w:pPr>
      <w:suppressLineNumbers/>
      <w:spacing w:before="120" w:after="120"/>
    </w:pPr>
    <w:rPr>
      <w:rFonts w:cs="Noto Sans Devanagari"/>
      <w:i/>
      <w:iCs/>
    </w:rPr>
  </w:style>
  <w:style w:type="paragraph" w:customStyle="1" w:styleId="Index">
    <w:name w:val="Index"/>
    <w:basedOn w:val="Standard"/>
    <w:pPr>
      <w:suppressLineNumbers/>
    </w:pPr>
    <w:rPr>
      <w:rFonts w:cs="Noto Sans Devanagari"/>
    </w:rPr>
  </w:style>
  <w:style w:type="paragraph" w:customStyle="1" w:styleId="HTMLambformatprevi">
    <w:name w:val="HTML amb format previ"/>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 w:eastAsia="ja-JP"/>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Standard"/>
    <w:pPr>
      <w:tabs>
        <w:tab w:val="center" w:pos="4252"/>
        <w:tab w:val="right" w:pos="8504"/>
      </w:tabs>
    </w:pPr>
  </w:style>
  <w:style w:type="paragraph" w:styleId="Piedepgina">
    <w:name w:val="footer"/>
    <w:basedOn w:val="Standard"/>
    <w:pPr>
      <w:tabs>
        <w:tab w:val="center" w:pos="4252"/>
        <w:tab w:val="right" w:pos="8504"/>
      </w:tabs>
    </w:pPr>
  </w:style>
  <w:style w:type="paragraph" w:customStyle="1" w:styleId="Contents1">
    <w:name w:val="Contents 1"/>
    <w:basedOn w:val="Standard"/>
    <w:next w:val="Standard"/>
    <w:pPr>
      <w:tabs>
        <w:tab w:val="left" w:pos="480"/>
        <w:tab w:val="right" w:leader="dot" w:pos="8495"/>
      </w:tabs>
    </w:pPr>
  </w:style>
  <w:style w:type="paragraph" w:customStyle="1" w:styleId="Contents2">
    <w:name w:val="Contents 2"/>
    <w:basedOn w:val="Standard"/>
    <w:next w:val="Standard"/>
    <w:pPr>
      <w:ind w:left="200"/>
    </w:pPr>
  </w:style>
  <w:style w:type="paragraph" w:styleId="NormalWeb">
    <w:name w:val="Normal (Web)"/>
    <w:basedOn w:val="Standard"/>
    <w:pPr>
      <w:spacing w:before="280" w:after="280"/>
      <w:jc w:val="left"/>
    </w:pPr>
    <w:rPr>
      <w:rFonts w:ascii="Times New Roman" w:eastAsia="MS Mincho" w:hAnsi="Times New Roman" w:cs="Times New Roman"/>
      <w:lang w:val="es-ES" w:eastAsia="ja-JP"/>
    </w:rPr>
  </w:style>
  <w:style w:type="paragraph" w:customStyle="1" w:styleId="Contents9">
    <w:name w:val="Contents 9"/>
    <w:basedOn w:val="Standard"/>
    <w:next w:val="Standard"/>
    <w:pPr>
      <w:ind w:left="1600"/>
    </w:pPr>
  </w:style>
  <w:style w:type="paragraph" w:customStyle="1" w:styleId="Textdeglobus">
    <w:name w:val="Text de globus"/>
    <w:basedOn w:val="Standard"/>
    <w:rPr>
      <w:rFonts w:ascii="Tahoma" w:eastAsia="Tahoma" w:hAnsi="Tahoma" w:cs="Tahoma"/>
      <w:sz w:val="16"/>
      <w:szCs w:val="16"/>
    </w:rPr>
  </w:style>
  <w:style w:type="paragraph" w:customStyle="1" w:styleId="Textdecomentari">
    <w:name w:val="Text de comentari"/>
    <w:basedOn w:val="Standard"/>
    <w:rPr>
      <w:sz w:val="20"/>
      <w:szCs w:val="20"/>
    </w:rPr>
  </w:style>
  <w:style w:type="paragraph" w:customStyle="1" w:styleId="Temadelcomentari">
    <w:name w:val="Tema del comentari"/>
    <w:basedOn w:val="Textdecomentari"/>
    <w:next w:val="Textdecomentari"/>
    <w:rPr>
      <w:b/>
      <w:bCs/>
    </w:rPr>
  </w:style>
  <w:style w:type="paragraph" w:customStyle="1" w:styleId="Llegenda">
    <w:name w:val="Llegenda"/>
    <w:basedOn w:val="Standard"/>
    <w:next w:val="Standard"/>
    <w:rPr>
      <w:b/>
      <w:bCs/>
      <w:sz w:val="20"/>
      <w:szCs w:val="20"/>
    </w:rPr>
  </w:style>
  <w:style w:type="paragraph" w:customStyle="1" w:styleId="ndexdillustracions">
    <w:name w:val="Índex d'il·lustracions"/>
    <w:basedOn w:val="Standard"/>
    <w:next w:val="Standard"/>
  </w:style>
  <w:style w:type="paragraph" w:customStyle="1" w:styleId="HTMLconformatoprevio1">
    <w:name w:val="HTML con formato previo1"/>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Standard"/>
  </w:style>
  <w:style w:type="paragraph" w:styleId="Ttulo">
    <w:name w:val="Title"/>
    <w:basedOn w:val="Standard"/>
    <w:next w:val="Textbody"/>
    <w:uiPriority w:val="10"/>
    <w:qFormat/>
    <w:pPr>
      <w:keepNext/>
      <w:keepLines/>
      <w:spacing w:before="480" w:after="240"/>
      <w:jc w:val="center"/>
    </w:pPr>
    <w:rPr>
      <w:rFonts w:ascii="Calibri" w:eastAsia="Noto Serif CJK SC" w:hAnsi="Calibri" w:cs="Noto Sans Devanagari"/>
      <w:b/>
      <w:bCs/>
      <w:color w:val="345A8A"/>
      <w:sz w:val="36"/>
      <w:szCs w:val="36"/>
    </w:rPr>
  </w:style>
  <w:style w:type="paragraph" w:customStyle="1" w:styleId="Author">
    <w:name w:val="Author"/>
    <w:next w:val="Textbody"/>
    <w:pPr>
      <w:keepNext/>
      <w:keepLines/>
      <w:widowControl/>
      <w:spacing w:after="200"/>
      <w:jc w:val="center"/>
    </w:pPr>
    <w:rPr>
      <w:lang w:val="en-US"/>
    </w:rPr>
  </w:style>
  <w:style w:type="paragraph" w:styleId="Bibliografa">
    <w:name w:val="Bibliography"/>
    <w:basedOn w:val="Standard"/>
    <w:pPr>
      <w:spacing w:before="144"/>
      <w:ind w:left="29"/>
    </w:pPr>
  </w:style>
  <w:style w:type="paragraph" w:customStyle="1" w:styleId="FirstParagraph">
    <w:name w:val="First Paragraph"/>
    <w:basedOn w:val="Textbody"/>
    <w:next w:val="Textbody"/>
  </w:style>
  <w:style w:type="paragraph" w:customStyle="1" w:styleId="Compact">
    <w:name w:val="Compact"/>
    <w:basedOn w:val="Textbody"/>
    <w:pPr>
      <w:spacing w:before="36" w:after="36"/>
    </w:p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3">
    <w:name w:val="Contents 3"/>
    <w:basedOn w:val="Index"/>
    <w:pPr>
      <w:tabs>
        <w:tab w:val="right" w:leader="dot" w:pos="8504"/>
      </w:tabs>
      <w:ind w:left="567"/>
    </w:pPr>
  </w:style>
  <w:style w:type="paragraph" w:customStyle="1" w:styleId="Footnote">
    <w:name w:val="Footnote"/>
    <w:basedOn w:val="Standard"/>
    <w:pPr>
      <w:suppressLineNumbers/>
      <w:ind w:left="340" w:hanging="340"/>
    </w:pPr>
    <w:rPr>
      <w:sz w:val="20"/>
      <w:szCs w:val="20"/>
    </w:rPr>
  </w:style>
  <w:style w:type="paragraph" w:customStyle="1" w:styleId="Bibliography1">
    <w:name w:val="Bibliography 1"/>
    <w:basedOn w:val="Index"/>
    <w:pPr>
      <w:spacing w:after="0" w:line="240" w:lineRule="atLeast"/>
      <w:ind w:left="720" w:hanging="720"/>
    </w:pPr>
  </w:style>
  <w:style w:type="paragraph" w:customStyle="1" w:styleId="Figure">
    <w:name w:val="Figure"/>
    <w:basedOn w:val="Descripcin"/>
  </w:style>
  <w:style w:type="paragraph" w:customStyle="1" w:styleId="PreformattedText">
    <w:name w:val="Preformatted Text"/>
    <w:basedOn w:val="Standard"/>
    <w:pPr>
      <w:spacing w:after="0"/>
    </w:pPr>
    <w:rPr>
      <w:rFonts w:ascii="Liberation Mono" w:eastAsia="Noto Sans Mono CJK SC" w:hAnsi="Liberation Mono" w:cs="Liberation Mono"/>
      <w:sz w:val="20"/>
      <w:szCs w:val="20"/>
    </w:rPr>
  </w:style>
  <w:style w:type="paragraph" w:customStyle="1" w:styleId="Code">
    <w:name w:val="Code"/>
    <w:basedOn w:val="Descripcin"/>
  </w:style>
  <w:style w:type="paragraph" w:customStyle="1" w:styleId="FigureIndexHeading">
    <w:name w:val="Figure Index Heading"/>
    <w:basedOn w:val="Ttulodendice"/>
  </w:style>
  <w:style w:type="paragraph" w:customStyle="1" w:styleId="FigureIndex1">
    <w:name w:val="Figure Index 1"/>
    <w:basedOn w:val="Index"/>
    <w:pPr>
      <w:tabs>
        <w:tab w:val="right" w:leader="dot" w:pos="8504"/>
      </w:tabs>
    </w:pPr>
  </w:style>
  <w:style w:type="paragraph" w:customStyle="1" w:styleId="Tableindexheading">
    <w:name w:val="Table index heading"/>
    <w:basedOn w:val="Ttulodendice"/>
  </w:style>
  <w:style w:type="paragraph" w:customStyle="1" w:styleId="Tableindex1">
    <w:name w:val="Table index 1"/>
    <w:basedOn w:val="Index"/>
    <w:pPr>
      <w:tabs>
        <w:tab w:val="right" w:leader="dot" w:pos="8504"/>
      </w:tabs>
    </w:pPr>
  </w:style>
  <w:style w:type="paragraph" w:customStyle="1" w:styleId="Table">
    <w:name w:val="Table"/>
    <w:basedOn w:val="Descripcin"/>
  </w:style>
  <w:style w:type="character" w:customStyle="1" w:styleId="WW8Num3z0">
    <w:name w:val="WW8Num3z0"/>
    <w:rPr>
      <w:rFonts w:ascii="Symbol" w:eastAsia="Symbol" w:hAnsi="Symbol" w:cs="Symbol"/>
    </w:rPr>
  </w:style>
  <w:style w:type="character" w:customStyle="1" w:styleId="WW8Num4z0">
    <w:name w:val="WW8Num4z0"/>
    <w:rPr>
      <w:rFonts w:ascii="Symbol" w:eastAsia="Symbol" w:hAnsi="Symbol" w:cs="Symbol"/>
    </w:rPr>
  </w:style>
  <w:style w:type="character" w:customStyle="1" w:styleId="WW8Num1z0">
    <w:name w:val="WW8Num1z0"/>
    <w:rPr>
      <w:rFonts w:ascii="Symbol" w:eastAsia="Symbol" w:hAnsi="Symbol" w:cs="Symbol"/>
    </w:rPr>
  </w:style>
  <w:style w:type="character" w:customStyle="1" w:styleId="WW8Num1z2">
    <w:name w:val="WW8Num1z2"/>
    <w:rPr>
      <w:rFonts w:ascii="Courier New" w:eastAsia="Courier New" w:hAnsi="Courier New" w:cs="Courier New"/>
    </w:rPr>
  </w:style>
  <w:style w:type="character" w:customStyle="1" w:styleId="WW8Num1z3">
    <w:name w:val="WW8Num1z3"/>
    <w:rPr>
      <w:rFonts w:ascii="Wingdings" w:eastAsia="Wingdings" w:hAnsi="Wingdings" w:cs="Wingdings"/>
    </w:rPr>
  </w:style>
  <w:style w:type="character" w:customStyle="1" w:styleId="WW8Num2z0">
    <w:name w:val="WW8Num2z0"/>
    <w:rPr>
      <w:rFonts w:ascii="Symbol" w:eastAsia="Symbol" w:hAnsi="Symbol" w:cs="Symbol"/>
      <w:sz w:val="20"/>
    </w:rPr>
  </w:style>
  <w:style w:type="character" w:customStyle="1" w:styleId="WW8Num2z1">
    <w:name w:val="WW8Num2z1"/>
    <w:rPr>
      <w:rFonts w:ascii="Courier New" w:eastAsia="Courier New" w:hAnsi="Courier New" w:cs="Courier New"/>
      <w:sz w:val="20"/>
    </w:rPr>
  </w:style>
  <w:style w:type="character" w:customStyle="1" w:styleId="WW8Num2z2">
    <w:name w:val="WW8Num2z2"/>
    <w:rPr>
      <w:rFonts w:ascii="Wingdings" w:eastAsia="Wingdings" w:hAnsi="Wingdings" w:cs="Wingdings"/>
      <w:sz w:val="20"/>
    </w:rPr>
  </w:style>
  <w:style w:type="character" w:customStyle="1" w:styleId="WW8Num4z1">
    <w:name w:val="WW8Num4z1"/>
    <w:rPr>
      <w:rFonts w:ascii="Courier New" w:eastAsia="Courier New" w:hAnsi="Courier New" w:cs="Courier New"/>
      <w:sz w:val="20"/>
    </w:rPr>
  </w:style>
  <w:style w:type="character" w:customStyle="1" w:styleId="WW8Num4z2">
    <w:name w:val="WW8Num4z2"/>
    <w:rPr>
      <w:rFonts w:ascii="Wingdings" w:eastAsia="Wingdings" w:hAnsi="Wingdings" w:cs="Wingdings"/>
      <w:sz w:val="20"/>
    </w:rPr>
  </w:style>
  <w:style w:type="character" w:customStyle="1" w:styleId="WW8Num5z0">
    <w:name w:val="WW8Num5z0"/>
    <w:rPr>
      <w:rFonts w:ascii="Symbol" w:eastAsia="Symbol" w:hAnsi="Symbol" w:cs="Symbol"/>
      <w:sz w:val="20"/>
    </w:rPr>
  </w:style>
  <w:style w:type="character" w:customStyle="1" w:styleId="WW8Num5z1">
    <w:name w:val="WW8Num5z1"/>
    <w:rPr>
      <w:rFonts w:ascii="Courier New" w:eastAsia="Courier New" w:hAnsi="Courier New" w:cs="Courier New"/>
      <w:sz w:val="20"/>
    </w:rPr>
  </w:style>
  <w:style w:type="character" w:customStyle="1" w:styleId="WW8Num5z2">
    <w:name w:val="WW8Num5z2"/>
    <w:rPr>
      <w:rFonts w:ascii="Wingdings" w:eastAsia="Wingdings" w:hAnsi="Wingdings" w:cs="Wingdings"/>
      <w:sz w:val="20"/>
    </w:rPr>
  </w:style>
  <w:style w:type="character" w:customStyle="1" w:styleId="WW8Num6z0">
    <w:name w:val="WW8Num6z0"/>
    <w:rPr>
      <w:rFonts w:ascii="Symbol" w:eastAsia="Symbol" w:hAnsi="Symbol" w:cs="Symbol"/>
      <w:sz w:val="20"/>
    </w:rPr>
  </w:style>
  <w:style w:type="character" w:customStyle="1" w:styleId="WW8Num6z1">
    <w:name w:val="WW8Num6z1"/>
    <w:rPr>
      <w:rFonts w:ascii="Courier New" w:eastAsia="Courier New" w:hAnsi="Courier New" w:cs="Courier New"/>
      <w:sz w:val="20"/>
    </w:rPr>
  </w:style>
  <w:style w:type="character" w:customStyle="1" w:styleId="WW8Num6z2">
    <w:name w:val="WW8Num6z2"/>
    <w:rPr>
      <w:rFonts w:ascii="Wingdings" w:eastAsia="Wingdings" w:hAnsi="Wingdings" w:cs="Wingdings"/>
      <w:sz w:val="20"/>
    </w:rPr>
  </w:style>
  <w:style w:type="character" w:customStyle="1" w:styleId="WW8Num8z0">
    <w:name w:val="WW8Num8z0"/>
    <w:rPr>
      <w:rFonts w:ascii="Symbol" w:eastAsia="Symbol" w:hAnsi="Symbol" w:cs="Symbol"/>
      <w:sz w:val="20"/>
    </w:rPr>
  </w:style>
  <w:style w:type="character" w:customStyle="1" w:styleId="WW8Num8z1">
    <w:name w:val="WW8Num8z1"/>
    <w:rPr>
      <w:rFonts w:ascii="Courier New" w:eastAsia="Courier New" w:hAnsi="Courier New" w:cs="Courier New"/>
      <w:sz w:val="20"/>
    </w:rPr>
  </w:style>
  <w:style w:type="character" w:customStyle="1" w:styleId="WW8Num8z2">
    <w:name w:val="WW8Num8z2"/>
    <w:rPr>
      <w:rFonts w:ascii="Wingdings" w:eastAsia="Wingdings" w:hAnsi="Wingdings" w:cs="Wingdings"/>
      <w:sz w:val="20"/>
    </w:rPr>
  </w:style>
  <w:style w:type="character" w:customStyle="1" w:styleId="WW8Num9z0">
    <w:name w:val="WW8Num9z0"/>
  </w:style>
  <w:style w:type="character" w:customStyle="1" w:styleId="WW8Num11z0">
    <w:name w:val="WW8Num11z0"/>
    <w:rPr>
      <w:rFonts w:ascii="Symbol" w:eastAsia="Symbol" w:hAnsi="Symbol" w:cs="Symbol"/>
      <w:sz w:val="20"/>
    </w:rPr>
  </w:style>
  <w:style w:type="character" w:customStyle="1" w:styleId="WW8Num11z1">
    <w:name w:val="WW8Num11z1"/>
    <w:rPr>
      <w:rFonts w:ascii="Courier New" w:eastAsia="Courier New" w:hAnsi="Courier New" w:cs="Courier New"/>
      <w:sz w:val="20"/>
    </w:rPr>
  </w:style>
  <w:style w:type="character" w:customStyle="1" w:styleId="WW8Num11z2">
    <w:name w:val="WW8Num11z2"/>
    <w:rPr>
      <w:rFonts w:ascii="Wingdings" w:eastAsia="Wingdings" w:hAnsi="Wingdings" w:cs="Wingdings"/>
      <w:sz w:val="20"/>
    </w:rPr>
  </w:style>
  <w:style w:type="character" w:customStyle="1" w:styleId="WW8Num12z0">
    <w:name w:val="WW8Num12z0"/>
    <w:rPr>
      <w:rFonts w:ascii="Symbol" w:eastAsia="Symbol" w:hAnsi="Symbol" w:cs="Symbol"/>
      <w:sz w:val="20"/>
    </w:rPr>
  </w:style>
  <w:style w:type="character" w:customStyle="1" w:styleId="WW8Num12z1">
    <w:name w:val="WW8Num12z1"/>
    <w:rPr>
      <w:rFonts w:ascii="Courier New" w:eastAsia="Courier New" w:hAnsi="Courier New" w:cs="Courier New"/>
      <w:sz w:val="20"/>
    </w:rPr>
  </w:style>
  <w:style w:type="character" w:customStyle="1" w:styleId="WW8Num12z2">
    <w:name w:val="WW8Num12z2"/>
    <w:rPr>
      <w:rFonts w:ascii="Wingdings" w:eastAsia="Wingdings" w:hAnsi="Wingdings" w:cs="Wingdings"/>
      <w:sz w:val="20"/>
    </w:rPr>
  </w:style>
  <w:style w:type="character" w:customStyle="1" w:styleId="WW8Num13z0">
    <w:name w:val="WW8Num13z0"/>
    <w:rPr>
      <w:rFonts w:ascii="Arial" w:eastAsia="Times New Roman" w:hAnsi="Arial" w:cs="Arial"/>
    </w:rPr>
  </w:style>
  <w:style w:type="character" w:customStyle="1" w:styleId="WW8Num13z1">
    <w:name w:val="WW8Num13z1"/>
    <w:rPr>
      <w:rFonts w:ascii="Courier New" w:eastAsia="Courier New" w:hAnsi="Courier New" w:cs="Courier New"/>
    </w:rPr>
  </w:style>
  <w:style w:type="character" w:customStyle="1" w:styleId="WW8Num13z2">
    <w:name w:val="WW8Num13z2"/>
    <w:rPr>
      <w:rFonts w:ascii="Wingdings" w:eastAsia="Wingdings" w:hAnsi="Wingdings" w:cs="Wingdings"/>
    </w:rPr>
  </w:style>
  <w:style w:type="character" w:customStyle="1" w:styleId="WW8Num13z3">
    <w:name w:val="WW8Num13z3"/>
    <w:rPr>
      <w:rFonts w:ascii="Symbol" w:eastAsia="Symbol" w:hAnsi="Symbol" w:cs="Symbol"/>
    </w:rPr>
  </w:style>
  <w:style w:type="character" w:customStyle="1" w:styleId="WW8Num14z0">
    <w:name w:val="WW8Num14z0"/>
  </w:style>
  <w:style w:type="character" w:customStyle="1" w:styleId="WW8Num15z0">
    <w:name w:val="WW8Num15z0"/>
    <w:rPr>
      <w:rFonts w:ascii="Arial" w:eastAsia="Times New Roman" w:hAnsi="Arial" w:cs="Arial"/>
    </w:rPr>
  </w:style>
  <w:style w:type="character" w:customStyle="1" w:styleId="WW8Num15z1">
    <w:name w:val="WW8Num15z1"/>
    <w:rPr>
      <w:rFonts w:ascii="Courier New" w:eastAsia="Courier New" w:hAnsi="Courier New" w:cs="Courier New"/>
    </w:rPr>
  </w:style>
  <w:style w:type="character" w:customStyle="1" w:styleId="WW8Num15z2">
    <w:name w:val="WW8Num15z2"/>
    <w:rPr>
      <w:rFonts w:ascii="Wingdings" w:eastAsia="Wingdings" w:hAnsi="Wingdings" w:cs="Wingdings"/>
    </w:rPr>
  </w:style>
  <w:style w:type="character" w:customStyle="1" w:styleId="WW8Num15z3">
    <w:name w:val="WW8Num15z3"/>
    <w:rPr>
      <w:rFonts w:ascii="Symbol" w:eastAsia="Symbol" w:hAnsi="Symbol" w:cs="Symbol"/>
    </w:rPr>
  </w:style>
  <w:style w:type="character" w:customStyle="1" w:styleId="WW8Num16z0">
    <w:name w:val="WW8Num16z0"/>
    <w:rPr>
      <w:rFonts w:ascii="Symbol" w:eastAsia="Symbol" w:hAnsi="Symbol" w:cs="Symbol"/>
    </w:rPr>
  </w:style>
  <w:style w:type="character" w:customStyle="1" w:styleId="WW8Num16z1">
    <w:name w:val="WW8Num16z1"/>
    <w:rPr>
      <w:rFonts w:ascii="Courier New" w:eastAsia="Courier New" w:hAnsi="Courier New" w:cs="Courier New"/>
    </w:rPr>
  </w:style>
  <w:style w:type="character" w:customStyle="1" w:styleId="WW8Num16z2">
    <w:name w:val="WW8Num16z2"/>
    <w:rPr>
      <w:rFonts w:ascii="Wingdings" w:eastAsia="Wingdings" w:hAnsi="Wingdings" w:cs="Wingdings"/>
    </w:rPr>
  </w:style>
  <w:style w:type="character" w:customStyle="1" w:styleId="WW8Num17z0">
    <w:name w:val="WW8Num17z0"/>
    <w:rPr>
      <w:rFonts w:ascii="Symbol" w:eastAsia="Symbol" w:hAnsi="Symbol" w:cs="Symbol"/>
    </w:rPr>
  </w:style>
  <w:style w:type="character" w:customStyle="1" w:styleId="WW8Num17z1">
    <w:name w:val="WW8Num17z1"/>
    <w:rPr>
      <w:rFonts w:ascii="Courier New" w:eastAsia="Courier New" w:hAnsi="Courier New" w:cs="Courier New"/>
    </w:rPr>
  </w:style>
  <w:style w:type="character" w:customStyle="1" w:styleId="WW8Num17z2">
    <w:name w:val="WW8Num17z2"/>
    <w:rPr>
      <w:rFonts w:ascii="Wingdings" w:eastAsia="Wingdings" w:hAnsi="Wingdings" w:cs="Wingdings"/>
    </w:rPr>
  </w:style>
  <w:style w:type="character" w:customStyle="1" w:styleId="WW8Num20z0">
    <w:name w:val="WW8Num20z0"/>
    <w:rPr>
      <w:rFonts w:cs="Times New Roman"/>
    </w:rPr>
  </w:style>
  <w:style w:type="character" w:customStyle="1" w:styleId="WW8Num21z0">
    <w:name w:val="WW8Num21z0"/>
  </w:style>
  <w:style w:type="character" w:customStyle="1" w:styleId="WW8Num22z0">
    <w:name w:val="WW8Num22z0"/>
    <w:rPr>
      <w:rFonts w:ascii="Symbol" w:eastAsia="Symbol" w:hAnsi="Symbol" w:cs="Symbol"/>
      <w:sz w:val="20"/>
    </w:rPr>
  </w:style>
  <w:style w:type="character" w:customStyle="1" w:styleId="WW8Num22z1">
    <w:name w:val="WW8Num22z1"/>
    <w:rPr>
      <w:rFonts w:ascii="Courier New" w:eastAsia="Courier New" w:hAnsi="Courier New" w:cs="Courier New"/>
      <w:sz w:val="20"/>
    </w:rPr>
  </w:style>
  <w:style w:type="character" w:customStyle="1" w:styleId="WW8Num22z2">
    <w:name w:val="WW8Num22z2"/>
    <w:rPr>
      <w:rFonts w:ascii="Wingdings" w:eastAsia="Wingdings" w:hAnsi="Wingdings" w:cs="Wingdings"/>
      <w:sz w:val="20"/>
    </w:rPr>
  </w:style>
  <w:style w:type="character" w:customStyle="1" w:styleId="WW8Num23z0">
    <w:name w:val="WW8Num23z0"/>
  </w:style>
  <w:style w:type="character" w:customStyle="1" w:styleId="WW8Num24z0">
    <w:name w:val="WW8Num24z0"/>
    <w:rPr>
      <w:rFonts w:ascii="Symbol" w:eastAsia="Symbol" w:hAnsi="Symbol" w:cs="Symbol"/>
    </w:rPr>
  </w:style>
  <w:style w:type="character" w:customStyle="1" w:styleId="WW8Num24z1">
    <w:name w:val="WW8Num24z1"/>
    <w:rPr>
      <w:rFonts w:ascii="Courier New" w:eastAsia="Courier New" w:hAnsi="Courier New" w:cs="Courier New"/>
    </w:rPr>
  </w:style>
  <w:style w:type="character" w:customStyle="1" w:styleId="WW8Num24z2">
    <w:name w:val="WW8Num24z2"/>
    <w:rPr>
      <w:rFonts w:ascii="Wingdings" w:eastAsia="Wingdings" w:hAnsi="Wingdings" w:cs="Wingdings"/>
    </w:rPr>
  </w:style>
  <w:style w:type="character" w:customStyle="1" w:styleId="WW8Num25z0">
    <w:name w:val="WW8Num25z0"/>
    <w:rPr>
      <w:rFonts w:ascii="Symbol" w:eastAsia="Symbol" w:hAnsi="Symbol" w:cs="Symbol"/>
    </w:rPr>
  </w:style>
  <w:style w:type="character" w:customStyle="1" w:styleId="WW8Num25z1">
    <w:name w:val="WW8Num25z1"/>
    <w:rPr>
      <w:rFonts w:ascii="Courier New" w:eastAsia="Courier New" w:hAnsi="Courier New" w:cs="Courier New"/>
    </w:rPr>
  </w:style>
  <w:style w:type="character" w:customStyle="1" w:styleId="WW8Num25z2">
    <w:name w:val="WW8Num25z2"/>
    <w:rPr>
      <w:rFonts w:ascii="Wingdings" w:eastAsia="Wingdings" w:hAnsi="Wingdings" w:cs="Wingdings"/>
    </w:rPr>
  </w:style>
  <w:style w:type="character" w:customStyle="1" w:styleId="WW8Num26z0">
    <w:name w:val="WW8Num26z0"/>
    <w:rPr>
      <w:rFonts w:ascii="Arial" w:eastAsia="Times New Roman" w:hAnsi="Arial" w:cs="Arial"/>
    </w:rPr>
  </w:style>
  <w:style w:type="character" w:customStyle="1" w:styleId="WW8Num26z1">
    <w:name w:val="WW8Num26z1"/>
    <w:rPr>
      <w:rFonts w:ascii="Courier New" w:eastAsia="Courier New" w:hAnsi="Courier New" w:cs="Courier New"/>
    </w:rPr>
  </w:style>
  <w:style w:type="character" w:customStyle="1" w:styleId="WW8Num26z2">
    <w:name w:val="WW8Num26z2"/>
    <w:rPr>
      <w:rFonts w:ascii="Wingdings" w:eastAsia="Wingdings" w:hAnsi="Wingdings" w:cs="Wingdings"/>
    </w:rPr>
  </w:style>
  <w:style w:type="character" w:customStyle="1" w:styleId="WW8Num26z3">
    <w:name w:val="WW8Num26z3"/>
    <w:rPr>
      <w:rFonts w:ascii="Symbol" w:eastAsia="Symbol" w:hAnsi="Symbol" w:cs="Symbol"/>
    </w:rPr>
  </w:style>
  <w:style w:type="character" w:customStyle="1" w:styleId="WW8Num27z0">
    <w:name w:val="WW8Num27z0"/>
    <w:rPr>
      <w:rFonts w:ascii="Symbol" w:eastAsia="Symbol" w:hAnsi="Symbol" w:cs="Symbol"/>
      <w:sz w:val="20"/>
    </w:rPr>
  </w:style>
  <w:style w:type="character" w:customStyle="1" w:styleId="WW8Num27z1">
    <w:name w:val="WW8Num27z1"/>
    <w:rPr>
      <w:rFonts w:ascii="Courier New" w:eastAsia="Courier New" w:hAnsi="Courier New" w:cs="Courier New"/>
      <w:sz w:val="20"/>
    </w:rPr>
  </w:style>
  <w:style w:type="character" w:customStyle="1" w:styleId="WW8Num27z2">
    <w:name w:val="WW8Num27z2"/>
    <w:rPr>
      <w:rFonts w:ascii="Wingdings" w:eastAsia="Wingdings" w:hAnsi="Wingdings" w:cs="Wingdings"/>
      <w:sz w:val="20"/>
    </w:rPr>
  </w:style>
  <w:style w:type="character" w:customStyle="1" w:styleId="WW8Num28z0">
    <w:name w:val="WW8Num28z0"/>
  </w:style>
  <w:style w:type="character" w:customStyle="1" w:styleId="WW8Num29z0">
    <w:name w:val="WW8Num29z0"/>
    <w:rPr>
      <w:rFonts w:ascii="Symbol" w:eastAsia="Symbol" w:hAnsi="Symbol" w:cs="Symbol"/>
      <w:sz w:val="20"/>
    </w:rPr>
  </w:style>
  <w:style w:type="character" w:customStyle="1" w:styleId="WW8Num29z1">
    <w:name w:val="WW8Num29z1"/>
    <w:rPr>
      <w:rFonts w:ascii="Courier New" w:eastAsia="Courier New" w:hAnsi="Courier New" w:cs="Courier New"/>
      <w:sz w:val="20"/>
    </w:rPr>
  </w:style>
  <w:style w:type="character" w:customStyle="1" w:styleId="WW8Num29z2">
    <w:name w:val="WW8Num29z2"/>
    <w:rPr>
      <w:rFonts w:ascii="Wingdings" w:eastAsia="Wingdings" w:hAnsi="Wingdings" w:cs="Wingdings"/>
      <w:sz w:val="20"/>
    </w:rPr>
  </w:style>
  <w:style w:type="character" w:customStyle="1" w:styleId="WW8Num30z0">
    <w:name w:val="WW8Num30z0"/>
    <w:rPr>
      <w:rFonts w:ascii="Arial" w:eastAsia="Times New Roman" w:hAnsi="Arial" w:cs="Arial"/>
    </w:rPr>
  </w:style>
  <w:style w:type="character" w:customStyle="1" w:styleId="WW8Num30z1">
    <w:name w:val="WW8Num30z1"/>
    <w:rPr>
      <w:rFonts w:ascii="Courier New" w:eastAsia="Courier New" w:hAnsi="Courier New" w:cs="Courier New"/>
    </w:rPr>
  </w:style>
  <w:style w:type="character" w:customStyle="1" w:styleId="WW8Num30z2">
    <w:name w:val="WW8Num30z2"/>
    <w:rPr>
      <w:rFonts w:ascii="Wingdings" w:eastAsia="Wingdings" w:hAnsi="Wingdings" w:cs="Wingdings"/>
    </w:rPr>
  </w:style>
  <w:style w:type="character" w:customStyle="1" w:styleId="WW8Num30z3">
    <w:name w:val="WW8Num30z3"/>
    <w:rPr>
      <w:rFonts w:ascii="Symbol" w:eastAsia="Symbol" w:hAnsi="Symbol" w:cs="Symbol"/>
    </w:rPr>
  </w:style>
  <w:style w:type="character" w:customStyle="1" w:styleId="WW8Num31z0">
    <w:name w:val="WW8Num31z0"/>
    <w:rPr>
      <w:rFonts w:ascii="Symbol" w:eastAsia="Symbol" w:hAnsi="Symbol" w:cs="Symbol"/>
    </w:rPr>
  </w:style>
  <w:style w:type="character" w:customStyle="1" w:styleId="WW8Num31z1">
    <w:name w:val="WW8Num31z1"/>
    <w:rPr>
      <w:rFonts w:ascii="Courier New" w:eastAsia="Courier New" w:hAnsi="Courier New" w:cs="Courier New"/>
    </w:rPr>
  </w:style>
  <w:style w:type="character" w:customStyle="1" w:styleId="WW8Num31z2">
    <w:name w:val="WW8Num31z2"/>
    <w:rPr>
      <w:rFonts w:ascii="Wingdings" w:eastAsia="Wingdings" w:hAnsi="Wingdings" w:cs="Wingdings"/>
    </w:rPr>
  </w:style>
  <w:style w:type="character" w:customStyle="1" w:styleId="WW8Num32z0">
    <w:name w:val="WW8Num32z0"/>
    <w:rPr>
      <w:rFonts w:ascii="Symbol" w:eastAsia="Symbol" w:hAnsi="Symbol" w:cs="Symbol"/>
      <w:sz w:val="20"/>
    </w:rPr>
  </w:style>
  <w:style w:type="character" w:customStyle="1" w:styleId="WW8Num32z1">
    <w:name w:val="WW8Num32z1"/>
    <w:rPr>
      <w:rFonts w:ascii="Courier New" w:eastAsia="Courier New" w:hAnsi="Courier New" w:cs="Courier New"/>
      <w:sz w:val="20"/>
    </w:rPr>
  </w:style>
  <w:style w:type="character" w:customStyle="1" w:styleId="WW8Num32z2">
    <w:name w:val="WW8Num32z2"/>
    <w:rPr>
      <w:rFonts w:ascii="Wingdings" w:eastAsia="Wingdings" w:hAnsi="Wingdings" w:cs="Wingdings"/>
      <w:sz w:val="20"/>
    </w:rPr>
  </w:style>
  <w:style w:type="character" w:customStyle="1" w:styleId="WW8Num33z0">
    <w:name w:val="WW8Num33z0"/>
    <w:rPr>
      <w:rFonts w:ascii="Symbol" w:eastAsia="Symbol" w:hAnsi="Symbol" w:cs="Symbol"/>
      <w:sz w:val="20"/>
    </w:rPr>
  </w:style>
  <w:style w:type="character" w:customStyle="1" w:styleId="WW8Num33z1">
    <w:name w:val="WW8Num33z1"/>
    <w:rPr>
      <w:rFonts w:ascii="Courier New" w:eastAsia="Courier New" w:hAnsi="Courier New" w:cs="Courier New"/>
      <w:sz w:val="20"/>
    </w:rPr>
  </w:style>
  <w:style w:type="character" w:customStyle="1" w:styleId="WW8Num33z2">
    <w:name w:val="WW8Num33z2"/>
    <w:rPr>
      <w:rFonts w:ascii="Wingdings" w:eastAsia="Wingdings" w:hAnsi="Wingdings" w:cs="Wingdings"/>
      <w:sz w:val="20"/>
    </w:rPr>
  </w:style>
  <w:style w:type="character" w:customStyle="1" w:styleId="WW8Num34z0">
    <w:name w:val="WW8Num34z0"/>
    <w:rPr>
      <w:rFonts w:ascii="Arial" w:eastAsia="Times New Roman" w:hAnsi="Arial" w:cs="Arial"/>
    </w:rPr>
  </w:style>
  <w:style w:type="character" w:customStyle="1" w:styleId="WW8Num34z1">
    <w:name w:val="WW8Num34z1"/>
    <w:rPr>
      <w:rFonts w:ascii="Courier New" w:eastAsia="Courier New" w:hAnsi="Courier New" w:cs="Courier New"/>
    </w:rPr>
  </w:style>
  <w:style w:type="character" w:customStyle="1" w:styleId="WW8Num34z2">
    <w:name w:val="WW8Num34z2"/>
    <w:rPr>
      <w:rFonts w:ascii="Wingdings" w:eastAsia="Wingdings" w:hAnsi="Wingdings" w:cs="Wingdings"/>
    </w:rPr>
  </w:style>
  <w:style w:type="character" w:customStyle="1" w:styleId="WW8Num34z3">
    <w:name w:val="WW8Num34z3"/>
    <w:rPr>
      <w:rFonts w:ascii="Symbol" w:eastAsia="Symbol" w:hAnsi="Symbol" w:cs="Symbol"/>
    </w:rPr>
  </w:style>
  <w:style w:type="character" w:customStyle="1" w:styleId="WW8Num35z0">
    <w:name w:val="WW8Num35z0"/>
  </w:style>
  <w:style w:type="character" w:customStyle="1" w:styleId="WW8Num36z0">
    <w:name w:val="WW8Num36z0"/>
  </w:style>
  <w:style w:type="character" w:customStyle="1" w:styleId="WW8Num37z0">
    <w:name w:val="WW8Num37z0"/>
    <w:rPr>
      <w:rFonts w:ascii="Symbol" w:eastAsia="Symbol" w:hAnsi="Symbol" w:cs="Symbol"/>
      <w:sz w:val="20"/>
    </w:rPr>
  </w:style>
  <w:style w:type="character" w:customStyle="1" w:styleId="WW8Num37z1">
    <w:name w:val="WW8Num37z1"/>
    <w:rPr>
      <w:rFonts w:ascii="Courier New" w:eastAsia="Courier New" w:hAnsi="Courier New" w:cs="Courier New"/>
      <w:sz w:val="20"/>
    </w:rPr>
  </w:style>
  <w:style w:type="character" w:customStyle="1" w:styleId="WW8Num37z2">
    <w:name w:val="WW8Num37z2"/>
    <w:rPr>
      <w:rFonts w:ascii="Wingdings" w:eastAsia="Wingdings" w:hAnsi="Wingdings" w:cs="Wingdings"/>
      <w:sz w:val="20"/>
    </w:rPr>
  </w:style>
  <w:style w:type="character" w:customStyle="1" w:styleId="WW8NumSt18z0">
    <w:name w:val="WW8NumSt18z0"/>
    <w:rPr>
      <w:rFonts w:ascii="Courier New" w:eastAsia="Courier New" w:hAnsi="Courier New" w:cs="Courier New"/>
      <w:sz w:val="20"/>
    </w:rPr>
  </w:style>
  <w:style w:type="character" w:customStyle="1" w:styleId="WW8NumSt19z0">
    <w:name w:val="WW8NumSt19z0"/>
    <w:rPr>
      <w:rFonts w:ascii="Courier New" w:eastAsia="Courier New" w:hAnsi="Courier New" w:cs="Courier New"/>
      <w:sz w:val="20"/>
    </w:rPr>
  </w:style>
  <w:style w:type="character" w:customStyle="1" w:styleId="WW8NumSt20z0">
    <w:name w:val="WW8NumSt20z0"/>
    <w:rPr>
      <w:rFonts w:ascii="Courier New" w:eastAsia="Courier New" w:hAnsi="Courier New" w:cs="Courier New"/>
      <w:sz w:val="20"/>
    </w:rPr>
  </w:style>
  <w:style w:type="character" w:customStyle="1" w:styleId="WW8NumSt21z0">
    <w:name w:val="WW8NumSt21z0"/>
    <w:rPr>
      <w:rFonts w:ascii="Courier New" w:eastAsia="Courier New" w:hAnsi="Courier New" w:cs="Courier New"/>
      <w:sz w:val="20"/>
    </w:rPr>
  </w:style>
  <w:style w:type="character" w:customStyle="1" w:styleId="WW8NumSt22z0">
    <w:name w:val="WW8NumSt22z0"/>
    <w:rPr>
      <w:rFonts w:ascii="Courier New" w:eastAsia="Courier New" w:hAnsi="Courier New" w:cs="Courier New"/>
      <w:sz w:val="20"/>
    </w:rPr>
  </w:style>
  <w:style w:type="character" w:customStyle="1" w:styleId="WW8NumSt23z0">
    <w:name w:val="WW8NumSt23z0"/>
    <w:rPr>
      <w:rFonts w:ascii="Courier New" w:eastAsia="Courier New" w:hAnsi="Courier New" w:cs="Courier New"/>
      <w:sz w:val="20"/>
    </w:rPr>
  </w:style>
  <w:style w:type="character" w:customStyle="1" w:styleId="WW8NumSt24z0">
    <w:name w:val="WW8NumSt24z0"/>
    <w:rPr>
      <w:rFonts w:ascii="Courier New" w:eastAsia="Courier New" w:hAnsi="Courier New" w:cs="Courier New"/>
      <w:sz w:val="20"/>
    </w:rPr>
  </w:style>
  <w:style w:type="character" w:customStyle="1" w:styleId="WW8NumSt25z0">
    <w:name w:val="WW8NumSt25z0"/>
    <w:rPr>
      <w:rFonts w:ascii="Courier New" w:eastAsia="Courier New" w:hAnsi="Courier New" w:cs="Courier New"/>
      <w:sz w:val="20"/>
    </w:rPr>
  </w:style>
  <w:style w:type="character" w:customStyle="1" w:styleId="WW8NumSt26z0">
    <w:name w:val="WW8NumSt26z0"/>
    <w:rPr>
      <w:rFonts w:ascii="Courier New" w:eastAsia="Courier New" w:hAnsi="Courier New" w:cs="Courier New"/>
      <w:sz w:val="20"/>
    </w:rPr>
  </w:style>
  <w:style w:type="character" w:customStyle="1" w:styleId="Tipusdelletraperdefectedelpargraf">
    <w:name w:val="Tipus de lletra per defecte del paràgraf"/>
  </w:style>
  <w:style w:type="character" w:customStyle="1" w:styleId="Internetlink">
    <w:name w:val="Internet link"/>
    <w:rPr>
      <w:color w:val="0000FF"/>
      <w:u w:val="single"/>
    </w:rPr>
  </w:style>
  <w:style w:type="character" w:customStyle="1" w:styleId="fnt112">
    <w:name w:val="fnt112"/>
    <w:basedOn w:val="Tipusdelletraperdefectedelpargraf"/>
  </w:style>
  <w:style w:type="character" w:styleId="Nmerodepgina">
    <w:name w:val="page number"/>
    <w:basedOn w:val="Tipusdelletraperdefectedelpargraf"/>
  </w:style>
  <w:style w:type="character" w:customStyle="1" w:styleId="PeuCar">
    <w:name w:val="Peu Car"/>
    <w:rPr>
      <w:rFonts w:ascii="Arial" w:eastAsia="Arial" w:hAnsi="Arial" w:cs="Arial"/>
      <w:sz w:val="24"/>
      <w:szCs w:val="24"/>
      <w:lang w:val="ca-ES"/>
    </w:rPr>
  </w:style>
  <w:style w:type="character" w:customStyle="1" w:styleId="Refernciadecomentari">
    <w:name w:val="Referència de comentari"/>
    <w:rPr>
      <w:sz w:val="16"/>
      <w:szCs w:val="16"/>
    </w:rPr>
  </w:style>
  <w:style w:type="character" w:customStyle="1" w:styleId="TextdecomentariCar">
    <w:name w:val="Text de comentari Car"/>
    <w:rPr>
      <w:rFonts w:ascii="Arial" w:eastAsia="Arial" w:hAnsi="Arial" w:cs="Arial"/>
    </w:rPr>
  </w:style>
  <w:style w:type="character" w:customStyle="1" w:styleId="TemadelcomentariCar">
    <w:name w:val="Tema del comentari Car"/>
    <w:rPr>
      <w:rFonts w:ascii="Arial" w:eastAsia="Arial" w:hAnsi="Arial" w:cs="Arial"/>
      <w:b/>
      <w:bCs/>
    </w:rPr>
  </w:style>
  <w:style w:type="character" w:customStyle="1" w:styleId="HTMLambformatpreviCar">
    <w:name w:val="HTML amb format previ Car"/>
    <w:rPr>
      <w:rFonts w:ascii="Courier New" w:eastAsia="MS Mincho" w:hAnsi="Courier New" w:cs="Courier New"/>
      <w:sz w:val="24"/>
      <w:lang w:val="es-ES" w:eastAsia="ja-JP"/>
    </w:rPr>
  </w:style>
  <w:style w:type="character" w:customStyle="1" w:styleId="apple-tab-span">
    <w:name w:val="apple-tab-span"/>
  </w:style>
  <w:style w:type="character" w:customStyle="1" w:styleId="StrongEmphasis">
    <w:name w:val="Strong Emphasis"/>
    <w:rPr>
      <w:b/>
      <w:bCs/>
    </w:rPr>
  </w:style>
  <w:style w:type="character" w:styleId="nfasis">
    <w:name w:val="Emphasis"/>
    <w:rPr>
      <w:i/>
      <w:iCs/>
    </w:rPr>
  </w:style>
  <w:style w:type="character" w:customStyle="1" w:styleId="VisitedInternetLink">
    <w:name w:val="Visited Internet Link"/>
    <w:rPr>
      <w:color w:val="954F72"/>
      <w:u w:val="single"/>
    </w:rPr>
  </w:style>
  <w:style w:type="character" w:customStyle="1" w:styleId="IndexLink">
    <w:name w:val="Index Link"/>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BodyTextChar">
    <w:name w:val="Body Text Char"/>
    <w:basedOn w:val="Fuentedeprrafopredeter"/>
  </w:style>
  <w:style w:type="character" w:customStyle="1" w:styleId="VerbatimChar">
    <w:name w:val="Verbatim Char"/>
    <w:basedOn w:val="BodyTextChar"/>
    <w:rPr>
      <w:rFonts w:ascii="Consolas" w:eastAsia="Consolas" w:hAnsi="Consolas" w:cs="Consolas"/>
      <w:sz w:val="22"/>
    </w:rPr>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NumberingSymbols">
    <w:name w:val="Numbering Symbols"/>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oto Sans Mono CJK SC" w:hAnsi="Liberation Mono" w:cs="Liberation Mono"/>
    </w:rPr>
  </w:style>
  <w:style w:type="character" w:customStyle="1" w:styleId="ch2default">
    <w:name w:val="ch2_default"/>
  </w:style>
  <w:style w:type="character" w:customStyle="1" w:styleId="ch2defaultComment">
    <w:name w:val="ch2_default.Comment"/>
    <w:basedOn w:val="ch2default"/>
    <w:rPr>
      <w:i/>
      <w:color w:val="3D7B7B"/>
    </w:rPr>
  </w:style>
  <w:style w:type="character" w:customStyle="1" w:styleId="ch2defaultCommentSingle">
    <w:name w:val="ch2_default.Comment.Single"/>
    <w:basedOn w:val="ch2defaultComment"/>
    <w:rPr>
      <w:i/>
      <w:color w:val="3D7B7B"/>
    </w:rPr>
  </w:style>
  <w:style w:type="character" w:customStyle="1" w:styleId="ch2defaultLiteral">
    <w:name w:val="ch2_default.Literal"/>
    <w:basedOn w:val="ch2default"/>
  </w:style>
  <w:style w:type="character" w:customStyle="1" w:styleId="ch2defaultLiteralNumber">
    <w:name w:val="ch2_default.Literal.Number"/>
    <w:basedOn w:val="ch2defaultLiteral"/>
    <w:rPr>
      <w:color w:val="666666"/>
    </w:rPr>
  </w:style>
  <w:style w:type="character" w:customStyle="1" w:styleId="ch2defaultLiteralString">
    <w:name w:val="ch2_default.Literal.String"/>
    <w:basedOn w:val="ch2defaultLiteral"/>
    <w:rPr>
      <w:color w:val="BA2121"/>
    </w:rPr>
  </w:style>
  <w:style w:type="character" w:customStyle="1" w:styleId="ch2defaultName">
    <w:name w:val="ch2_default.Name"/>
    <w:basedOn w:val="ch2default"/>
  </w:style>
  <w:style w:type="character" w:customStyle="1" w:styleId="ch2defaultNameFunction">
    <w:name w:val="ch2_default.Name.Function"/>
    <w:basedOn w:val="ch2defaultName"/>
    <w:rPr>
      <w:color w:val="0000FF"/>
    </w:rPr>
  </w:style>
  <w:style w:type="character" w:customStyle="1" w:styleId="ch2defaultOperator">
    <w:name w:val="ch2_default.Operator"/>
    <w:basedOn w:val="ch2default"/>
    <w:rPr>
      <w:color w:val="666666"/>
    </w:rPr>
  </w:style>
  <w:style w:type="character" w:customStyle="1" w:styleId="ch2defaultPunctuation">
    <w:name w:val="ch2_default.Punctuation"/>
    <w:basedOn w:val="ch2default"/>
  </w:style>
  <w:style w:type="character" w:customStyle="1" w:styleId="ch2defaultText">
    <w:name w:val="ch2_default.Text"/>
    <w:basedOn w:val="ch2default"/>
  </w:style>
  <w:style w:type="character" w:customStyle="1" w:styleId="ch2defaultKeyword">
    <w:name w:val="ch2_default.Keyword"/>
    <w:basedOn w:val="ch2default"/>
    <w:rPr>
      <w:b/>
      <w:color w:val="008000"/>
    </w:rPr>
  </w:style>
  <w:style w:type="character" w:customStyle="1" w:styleId="ch2defaultLiteralStringDouble">
    <w:name w:val="ch2_default.Literal.String.Double"/>
    <w:basedOn w:val="ch2defaultLiteralString"/>
    <w:rPr>
      <w:color w:val="BA2121"/>
    </w:rPr>
  </w:style>
  <w:style w:type="character" w:customStyle="1" w:styleId="ch2defaultTextWhitespace">
    <w:name w:val="ch2_default.Text.Whitespace"/>
    <w:basedOn w:val="ch2defaultText"/>
    <w:rPr>
      <w:color w:val="BBBBBB"/>
    </w:rPr>
  </w:style>
  <w:style w:type="character" w:customStyle="1" w:styleId="ch2defaultLiteralStringInterpol">
    <w:name w:val="ch2_default.Literal.String.Interpol"/>
    <w:basedOn w:val="ch2defaultLiteralString"/>
    <w:rPr>
      <w:b/>
      <w:color w:val="A45A77"/>
    </w:rPr>
  </w:style>
  <w:style w:type="character" w:customStyle="1" w:styleId="ch2defaultNameBuiltin">
    <w:name w:val="ch2_default.Name.Builtin"/>
    <w:basedOn w:val="ch2defaultName"/>
    <w:rPr>
      <w:color w:val="008000"/>
    </w:rPr>
  </w:style>
  <w:style w:type="character" w:customStyle="1" w:styleId="ch2defaultNameVariable">
    <w:name w:val="ch2_default.Name.Variable"/>
    <w:basedOn w:val="ch2defaultName"/>
    <w:rPr>
      <w:color w:val="19177C"/>
    </w:rPr>
  </w:style>
  <w:style w:type="numbering" w:customStyle="1" w:styleId="WW8Num1">
    <w:name w:val="WW8Num1"/>
    <w:basedOn w:val="Sinlista"/>
    <w:pPr>
      <w:numPr>
        <w:numId w:val="1"/>
      </w:numPr>
    </w:pPr>
  </w:style>
  <w:style w:type="numbering" w:customStyle="1" w:styleId="WW8Num2">
    <w:name w:val="WW8Num2"/>
    <w:basedOn w:val="Sinlista"/>
    <w:pPr>
      <w:numPr>
        <w:numId w:val="2"/>
      </w:numPr>
    </w:pPr>
  </w:style>
  <w:style w:type="numbering" w:customStyle="1" w:styleId="WW8Num3">
    <w:name w:val="WW8Num3"/>
    <w:basedOn w:val="Sinlista"/>
    <w:pPr>
      <w:numPr>
        <w:numId w:val="3"/>
      </w:numPr>
    </w:pPr>
  </w:style>
  <w:style w:type="numbering" w:customStyle="1" w:styleId="WW8Num4">
    <w:name w:val="WW8Num4"/>
    <w:basedOn w:val="Sinlista"/>
    <w:pPr>
      <w:numPr>
        <w:numId w:val="4"/>
      </w:numPr>
    </w:pPr>
  </w:style>
  <w:style w:type="numbering" w:customStyle="1" w:styleId="WW8Num5">
    <w:name w:val="WW8Num5"/>
    <w:basedOn w:val="Sinlista"/>
    <w:pPr>
      <w:numPr>
        <w:numId w:val="5"/>
      </w:numPr>
    </w:pPr>
  </w:style>
  <w:style w:type="numbering" w:customStyle="1" w:styleId="WW8Num6">
    <w:name w:val="WW8Num6"/>
    <w:basedOn w:val="Sinlista"/>
    <w:pPr>
      <w:numPr>
        <w:numId w:val="6"/>
      </w:numPr>
    </w:pPr>
  </w:style>
  <w:style w:type="numbering" w:customStyle="1" w:styleId="WW8Num7">
    <w:name w:val="WW8Num7"/>
    <w:basedOn w:val="Sinlista"/>
    <w:pPr>
      <w:numPr>
        <w:numId w:val="7"/>
      </w:numPr>
    </w:pPr>
  </w:style>
  <w:style w:type="numbering" w:customStyle="1" w:styleId="WW8Num8">
    <w:name w:val="WW8Num8"/>
    <w:basedOn w:val="Sinlista"/>
    <w:pPr>
      <w:numPr>
        <w:numId w:val="8"/>
      </w:numPr>
    </w:pPr>
  </w:style>
  <w:style w:type="numbering" w:customStyle="1" w:styleId="WW8Num9">
    <w:name w:val="WW8Num9"/>
    <w:basedOn w:val="Sinlista"/>
    <w:pPr>
      <w:numPr>
        <w:numId w:val="9"/>
      </w:numPr>
    </w:pPr>
  </w:style>
  <w:style w:type="numbering" w:customStyle="1" w:styleId="WW8Num10">
    <w:name w:val="WW8Num10"/>
    <w:basedOn w:val="Sinlista"/>
    <w:pPr>
      <w:numPr>
        <w:numId w:val="10"/>
      </w:numPr>
    </w:pPr>
  </w:style>
  <w:style w:type="numbering" w:customStyle="1" w:styleId="WW8Num11">
    <w:name w:val="WW8Num11"/>
    <w:basedOn w:val="Sinlista"/>
    <w:pPr>
      <w:numPr>
        <w:numId w:val="11"/>
      </w:numPr>
    </w:pPr>
  </w:style>
  <w:style w:type="numbering" w:customStyle="1" w:styleId="WW8Num12">
    <w:name w:val="WW8Num12"/>
    <w:basedOn w:val="Sinlista"/>
    <w:pPr>
      <w:numPr>
        <w:numId w:val="12"/>
      </w:numPr>
    </w:pPr>
  </w:style>
  <w:style w:type="numbering" w:customStyle="1" w:styleId="WW8Num13">
    <w:name w:val="WW8Num13"/>
    <w:basedOn w:val="Sinlista"/>
    <w:pPr>
      <w:numPr>
        <w:numId w:val="13"/>
      </w:numPr>
    </w:pPr>
  </w:style>
  <w:style w:type="numbering" w:customStyle="1" w:styleId="WW8Num14">
    <w:name w:val="WW8Num14"/>
    <w:basedOn w:val="Sinlista"/>
    <w:pPr>
      <w:numPr>
        <w:numId w:val="14"/>
      </w:numPr>
    </w:pPr>
  </w:style>
  <w:style w:type="numbering" w:customStyle="1" w:styleId="WW8Num15">
    <w:name w:val="WW8Num15"/>
    <w:basedOn w:val="Sinlista"/>
    <w:pPr>
      <w:numPr>
        <w:numId w:val="15"/>
      </w:numPr>
    </w:pPr>
  </w:style>
  <w:style w:type="numbering" w:customStyle="1" w:styleId="WW8Num16">
    <w:name w:val="WW8Num16"/>
    <w:basedOn w:val="Sinlista"/>
    <w:pPr>
      <w:numPr>
        <w:numId w:val="16"/>
      </w:numPr>
    </w:pPr>
  </w:style>
  <w:style w:type="character" w:styleId="Refdenotaalpie">
    <w:name w:val="footnote reference"/>
    <w:basedOn w:val="Fuentedeprrafopredeter"/>
    <w:uiPriority w:val="99"/>
    <w:semiHidden/>
    <w:unhideWhenUsed/>
    <w:rPr>
      <w:vertAlign w:val="superscript"/>
    </w:rPr>
  </w:style>
  <w:style w:type="character" w:styleId="Refdecomentario">
    <w:name w:val="annotation reference"/>
    <w:basedOn w:val="Fuentedeprrafopredeter"/>
    <w:uiPriority w:val="99"/>
    <w:semiHidden/>
    <w:unhideWhenUsed/>
    <w:rsid w:val="00514B82"/>
    <w:rPr>
      <w:sz w:val="16"/>
      <w:szCs w:val="16"/>
    </w:rPr>
  </w:style>
  <w:style w:type="paragraph" w:styleId="Textocomentario">
    <w:name w:val="annotation text"/>
    <w:basedOn w:val="Normal"/>
    <w:link w:val="TextocomentarioCar"/>
    <w:uiPriority w:val="99"/>
    <w:semiHidden/>
    <w:unhideWhenUsed/>
    <w:rsid w:val="00514B82"/>
    <w:rPr>
      <w:rFonts w:cs="Mangal"/>
      <w:sz w:val="20"/>
      <w:szCs w:val="18"/>
    </w:rPr>
  </w:style>
  <w:style w:type="character" w:customStyle="1" w:styleId="TextocomentarioCar">
    <w:name w:val="Texto comentario Car"/>
    <w:basedOn w:val="Fuentedeprrafopredeter"/>
    <w:link w:val="Textocomentario"/>
    <w:uiPriority w:val="99"/>
    <w:semiHidden/>
    <w:rsid w:val="00514B82"/>
    <w:rPr>
      <w:rFonts w:cs="Mangal"/>
      <w:sz w:val="20"/>
      <w:szCs w:val="18"/>
    </w:rPr>
  </w:style>
  <w:style w:type="paragraph" w:styleId="Asuntodelcomentario">
    <w:name w:val="annotation subject"/>
    <w:basedOn w:val="Textocomentario"/>
    <w:next w:val="Textocomentario"/>
    <w:link w:val="AsuntodelcomentarioCar"/>
    <w:uiPriority w:val="99"/>
    <w:semiHidden/>
    <w:unhideWhenUsed/>
    <w:rsid w:val="00514B82"/>
    <w:rPr>
      <w:b/>
      <w:bCs/>
    </w:rPr>
  </w:style>
  <w:style w:type="character" w:customStyle="1" w:styleId="AsuntodelcomentarioCar">
    <w:name w:val="Asunto del comentario Car"/>
    <w:basedOn w:val="TextocomentarioCar"/>
    <w:link w:val="Asuntodelcomentario"/>
    <w:uiPriority w:val="99"/>
    <w:semiHidden/>
    <w:rsid w:val="00514B82"/>
    <w:rPr>
      <w:rFonts w:cs="Mangal"/>
      <w:b/>
      <w:bCs/>
      <w:sz w:val="20"/>
      <w:szCs w:val="18"/>
    </w:rPr>
  </w:style>
  <w:style w:type="paragraph" w:styleId="Textodeglobo">
    <w:name w:val="Balloon Text"/>
    <w:basedOn w:val="Normal"/>
    <w:link w:val="TextodegloboCar"/>
    <w:uiPriority w:val="99"/>
    <w:semiHidden/>
    <w:unhideWhenUsed/>
    <w:rsid w:val="00514B82"/>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514B82"/>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fontTable" Target="fontTable.xml"/><Relationship Id="rId21" Type="http://schemas.microsoft.com/office/2011/relationships/commentsExtended" Target="commentsExtended.xml"/><Relationship Id="rId34" Type="http://schemas.openxmlformats.org/officeDocument/2006/relationships/hyperlink" Target="https://zsigmas.github.io/brightPlo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hyperlink" Target="https://zsigmas.github.io/brightPlot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7.png"/><Relationship Id="rId32" Type="http://schemas.openxmlformats.org/officeDocument/2006/relationships/hyperlink" Target="https://github.com/zsigmas/UOC_TFM" TargetMode="External"/><Relationship Id="rId37" Type="http://schemas.openxmlformats.org/officeDocument/2006/relationships/header" Target="header3.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zsigmas.shinyapps.io/brightplots_demo_upload/" TargetMode="Externa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hyperlink" Target="https://zsigmas.shinyapps.io/brightplots_demo_uploa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microsoft.com/office/2016/09/relationships/commentsIds" Target="commentsIds.xml"/><Relationship Id="rId27" Type="http://schemas.openxmlformats.org/officeDocument/2006/relationships/image" Target="media/image10.png"/><Relationship Id="rId30" Type="http://schemas.openxmlformats.org/officeDocument/2006/relationships/hyperlink" Target="https://zsigmas.shinyapps.io/brightplots_demo/" TargetMode="External"/><Relationship Id="rId35" Type="http://schemas.openxmlformats.org/officeDocument/2006/relationships/hyperlink" Target="https://zsigmas.shinyapps.io/brightplots_demo/"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creativecommons.org/licenses/by-nc-sa/3.0/es/" TargetMode="External"/><Relationship Id="rId25" Type="http://schemas.openxmlformats.org/officeDocument/2006/relationships/image" Target="media/image8.png"/><Relationship Id="rId33" Type="http://schemas.openxmlformats.org/officeDocument/2006/relationships/hyperlink" Target="https://github.com/zsigmas/brightPlots" TargetMode="External"/><Relationship Id="rId38" Type="http://schemas.openxmlformats.org/officeDocument/2006/relationships/footer" Target="footer4.xml"/></Relationships>
</file>

<file path=word/_rels/footnotes.xml.rels><?xml version="1.0" encoding="UTF-8" standalone="yes"?>
<Relationships xmlns="http://schemas.openxmlformats.org/package/2006/relationships"><Relationship Id="rId1" Type="http://schemas.openxmlformats.org/officeDocument/2006/relationships/hyperlink" Target="https://packagemanager.rstudio.com/clien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01AB0-3AF7-4D9E-828B-49C54BEAC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33</Pages>
  <Words>8474</Words>
  <Characters>46612</Characters>
  <Application>Microsoft Office Word</Application>
  <DocSecurity>0</DocSecurity>
  <Lines>388</Lines>
  <Paragraphs>109</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54977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creator>EIMT</dc:creator>
  <cp:lastModifiedBy>Ferrer Almirall, Mireia</cp:lastModifiedBy>
  <cp:revision>12</cp:revision>
  <dcterms:created xsi:type="dcterms:W3CDTF">2023-01-09T07:21:00Z</dcterms:created>
  <dcterms:modified xsi:type="dcterms:W3CDTF">2023-01-09T11:22:00Z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id="zfdj86kv"/&gt;&lt;style id="http://www.zotero.org/styles/chicago-author-date" locale="en-US" hasBibliography="1" bibliographyStyleHasBeenSet="1"/&gt;&lt;prefs&gt;&lt;pref name="fieldType" value="ReferenceMark"/&gt;&lt;p</vt:lpwstr>
  </property>
  <property fmtid="{D5CDD505-2E9C-101B-9397-08002B2CF9AE}" pid="3" name="ZOTERO_PREF_2">
    <vt:lpwstr>ref name="automaticJournalAbbreviations" value="true"/&gt;&lt;/prefs&gt;&lt;/data&gt;</vt:lpwstr>
  </property>
</Properties>
</file>